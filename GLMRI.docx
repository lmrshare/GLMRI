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BF4998" w14:textId="77777777" w:rsidR="00863C10" w:rsidRDefault="00444897">
      <w:pPr>
        <w:pStyle w:val="a8"/>
      </w:pPr>
      <w:r>
        <w:rPr>
          <w:rFonts w:hint="eastAsia"/>
        </w:rPr>
        <w:t>MR Image Reconstruction from under</w:t>
      </w:r>
      <w:r w:rsidR="00F53B33">
        <w:rPr>
          <w:rFonts w:hint="eastAsia"/>
        </w:rPr>
        <w:t>-</w:t>
      </w:r>
      <w:r>
        <w:rPr>
          <w:rFonts w:hint="eastAsia"/>
        </w:rPr>
        <w:t xml:space="preserve">sampled measurements using local and global sparse representations </w:t>
      </w:r>
    </w:p>
    <w:p w14:paraId="2E774C46" w14:textId="77777777" w:rsidR="00863C10" w:rsidRPr="006B0712" w:rsidRDefault="00863C10">
      <w:pPr>
        <w:jc w:val="center"/>
      </w:pPr>
    </w:p>
    <w:p w14:paraId="31B5DD3E" w14:textId="77777777" w:rsidR="00863C10" w:rsidRDefault="00444897">
      <w:pPr>
        <w:rPr>
          <w:b/>
        </w:rPr>
      </w:pPr>
      <w:r>
        <w:rPr>
          <w:rFonts w:hint="eastAsia"/>
          <w:b/>
        </w:rPr>
        <w:t>Abstract</w:t>
      </w:r>
    </w:p>
    <w:p w14:paraId="28F555C3" w14:textId="77777777" w:rsidR="00863C10" w:rsidRDefault="00444897">
      <w:pPr>
        <w:spacing w:line="360" w:lineRule="auto"/>
        <w:rPr>
          <w:rFonts w:ascii="Times New Roman" w:hAnsi="Times New Roman"/>
        </w:rPr>
      </w:pPr>
      <w:r>
        <w:rPr>
          <w:rFonts w:hint="eastAsia"/>
        </w:rPr>
        <w:t>,</w:t>
      </w:r>
      <w:r w:rsidR="00863C10" w:rsidRPr="00863C10">
        <w:rPr>
          <w:position w:val="-12"/>
        </w:rPr>
        <w:object w:dxaOrig="301" w:dyaOrig="361" w14:anchorId="08C16B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4.25pt;height:16.5pt" o:ole="">
            <v:imagedata r:id="rId9" o:title=""/>
          </v:shape>
          <o:OLEObject Type="Embed" ProgID="Equation.DSMT4" ShapeID="Picture 2" DrawAspect="Content" ObjectID="_1480234159" r:id="rId10"/>
        </w:object>
      </w:r>
      <w:r>
        <w:rPr>
          <w:rFonts w:ascii="Times New Roman" w:hAnsi="Times New Roman" w:hint="eastAsia"/>
        </w:rPr>
        <w:t xml:space="preserve"> from a single </w:t>
      </w:r>
      <w:r>
        <w:rPr>
          <w:rFonts w:ascii="Times New Roman" w:hAnsi="Times New Roman"/>
        </w:rPr>
        <w:t>trainingimage (</w:t>
      </w:r>
      <w:r>
        <w:rPr>
          <w:rFonts w:ascii="Times New Roman" w:hAnsi="Times New Roman" w:hint="eastAsia"/>
        </w:rPr>
        <w:t xml:space="preserve">zero-filling image) under the defined observation model and reconstruct the image from the low frequency component of highly undersampled k-space. </w:t>
      </w:r>
    </w:p>
    <w:p w14:paraId="66E7E331" w14:textId="77777777" w:rsidR="00863C10" w:rsidRDefault="00444897">
      <w:pPr>
        <w:spacing w:line="360" w:lineRule="auto"/>
      </w:pPr>
      <w:r>
        <w:rPr>
          <w:rFonts w:ascii="Times New Roman" w:hAnsi="Times New Roman" w:hint="eastAsia"/>
        </w:rPr>
        <w:t xml:space="preserve">The proposed method is </w:t>
      </w:r>
      <w:r>
        <w:rPr>
          <w:rFonts w:ascii="Times New Roman" w:hAnsi="Times New Roman"/>
        </w:rPr>
        <w:t>evaluated</w:t>
      </w:r>
      <w:r>
        <w:rPr>
          <w:rFonts w:ascii="Times New Roman" w:hAnsi="Times New Roman" w:hint="eastAsia"/>
        </w:rPr>
        <w:t xml:space="preserve"> in the numerical experiments on </w:t>
      </w:r>
      <w:r>
        <w:rPr>
          <w:rFonts w:hint="eastAsia"/>
        </w:rPr>
        <w:t xml:space="preserve">simulated phantom, on cardiac cine, on brain MR and on angiogram at random </w:t>
      </w:r>
      <w:r>
        <w:t>Cartesian</w:t>
      </w:r>
      <w:r>
        <w:rPr>
          <w:rFonts w:hint="eastAsia"/>
        </w:rPr>
        <w:t xml:space="preserve"> sampling trajectory. The proposed method has a higher quality and a smaller NMSE compared to the CS methods. The improvements on reconstruction persist over a wide range of practical MR data, without any parameter tuning.</w:t>
      </w:r>
    </w:p>
    <w:p w14:paraId="6903C855" w14:textId="77777777" w:rsidR="00863C10" w:rsidRDefault="00863C10">
      <w:pPr>
        <w:spacing w:line="300" w:lineRule="exact"/>
        <w:rPr>
          <w:rFonts w:ascii="Times New Roman" w:hAnsi="Times New Roman"/>
        </w:rPr>
      </w:pPr>
    </w:p>
    <w:p w14:paraId="5129568B" w14:textId="77777777" w:rsidR="00863C10" w:rsidRDefault="00444897">
      <w:pPr>
        <w:rPr>
          <w:b/>
        </w:rPr>
      </w:pPr>
      <w:r>
        <w:rPr>
          <w:rFonts w:hint="eastAsia"/>
          <w:b/>
        </w:rPr>
        <w:t>Index terms</w:t>
      </w:r>
    </w:p>
    <w:p w14:paraId="39EA0164" w14:textId="77777777" w:rsidR="00863C10" w:rsidRDefault="00444897">
      <w:pPr>
        <w:rPr>
          <w:rFonts w:ascii="Times New Roman" w:hAnsi="Times New Roman"/>
          <w:b/>
          <w:i/>
        </w:rPr>
      </w:pPr>
      <w:r>
        <w:rPr>
          <w:rFonts w:ascii="Times New Roman" w:hAnsi="Times New Roman"/>
          <w:b/>
          <w:i/>
        </w:rPr>
        <w:t>Compressed Sensing, , Dictionary learning, magnetic resonance imaging</w:t>
      </w:r>
      <w:r>
        <w:rPr>
          <w:rFonts w:ascii="Times New Roman" w:hAnsi="Times New Roman" w:hint="eastAsia"/>
          <w:b/>
          <w:i/>
        </w:rPr>
        <w:t>, local and global sparse representation</w:t>
      </w:r>
    </w:p>
    <w:p w14:paraId="61442C92" w14:textId="77777777" w:rsidR="00863C10" w:rsidRDefault="00863C10"/>
    <w:p w14:paraId="0F6ED5AD" w14:textId="77777777" w:rsidR="00863C10" w:rsidRDefault="00444897">
      <w:pPr>
        <w:autoSpaceDE w:val="0"/>
        <w:autoSpaceDN w:val="0"/>
        <w:adjustRightInd w:val="0"/>
        <w:spacing w:line="360" w:lineRule="auto"/>
        <w:jc w:val="left"/>
        <w:rPr>
          <w:rFonts w:ascii="Times New Roman" w:hAnsi="Times New Roman"/>
          <w:b/>
          <w:szCs w:val="24"/>
        </w:rPr>
      </w:pPr>
      <w:r>
        <w:rPr>
          <w:rFonts w:ascii="Times New Roman" w:hAnsi="Times New Roman"/>
          <w:b/>
          <w:szCs w:val="24"/>
        </w:rPr>
        <w:t>INTRODUCTION</w:t>
      </w:r>
    </w:p>
    <w:p w14:paraId="2A081242" w14:textId="77777777" w:rsidR="00863C10" w:rsidRDefault="00444897">
      <w:pPr>
        <w:spacing w:line="360" w:lineRule="auto"/>
        <w:rPr>
          <w:rFonts w:ascii="Times New Roman" w:hAnsi="Times New Roman"/>
          <w:szCs w:val="24"/>
        </w:rPr>
      </w:pPr>
      <w:r>
        <w:rPr>
          <w:rFonts w:ascii="Times New Roman" w:hAnsi="Times New Roman" w:hint="eastAsia"/>
          <w:szCs w:val="24"/>
        </w:rPr>
        <w:t xml:space="preserve">Magnetic resonance imaging (MRI)has </w:t>
      </w:r>
      <w:r>
        <w:rPr>
          <w:rFonts w:ascii="Times New Roman" w:hAnsi="Times New Roman"/>
          <w:szCs w:val="24"/>
        </w:rPr>
        <w:t>become</w:t>
      </w:r>
      <w:r>
        <w:rPr>
          <w:rFonts w:ascii="Times New Roman" w:hAnsi="Times New Roman" w:hint="eastAsia"/>
          <w:szCs w:val="24"/>
        </w:rPr>
        <w:t xml:space="preserve">a powerful noninvasive diagnostic imaging technique since its invention.However, MRI is a relatively slow imaging modality due to the </w:t>
      </w:r>
      <w:r>
        <w:rPr>
          <w:rFonts w:ascii="Times New Roman" w:hAnsi="Times New Roman"/>
          <w:szCs w:val="24"/>
        </w:rPr>
        <w:t>physical or physiological constraints</w:t>
      </w:r>
      <w:r>
        <w:rPr>
          <w:rFonts w:ascii="Times New Roman" w:hAnsi="Times New Roman" w:hint="eastAsia"/>
          <w:szCs w:val="24"/>
        </w:rPr>
        <w:t xml:space="preserve">. To speed up the imaging process, the number of measurements required for reconstructionis reduced without degrading the image quality. Compressive sensing (CS), which can faithfully recover </w:t>
      </w:r>
      <w:r w:rsidR="00AB092D">
        <w:rPr>
          <w:rFonts w:ascii="Times New Roman" w:hAnsi="Times New Roman" w:hint="eastAsia"/>
          <w:szCs w:val="24"/>
        </w:rPr>
        <w:t xml:space="preserve">signals </w:t>
      </w:r>
      <w:r>
        <w:rPr>
          <w:rFonts w:ascii="Times New Roman" w:hAnsi="Times New Roman" w:hint="eastAsia"/>
          <w:szCs w:val="24"/>
        </w:rPr>
        <w:t>from under</w:t>
      </w:r>
      <w:r w:rsidR="00B01537">
        <w:rPr>
          <w:rFonts w:ascii="Times New Roman" w:hAnsi="Times New Roman"/>
          <w:szCs w:val="24"/>
        </w:rPr>
        <w:t>-</w:t>
      </w:r>
      <w:r>
        <w:rPr>
          <w:rFonts w:ascii="Times New Roman" w:hAnsi="Times New Roman" w:hint="eastAsia"/>
          <w:szCs w:val="24"/>
        </w:rPr>
        <w:t xml:space="preserve">sampled measurements, fits the problem of MRI and has </w:t>
      </w:r>
      <w:r w:rsidR="00B01537">
        <w:rPr>
          <w:rFonts w:ascii="Times New Roman" w:hAnsi="Times New Roman"/>
          <w:szCs w:val="24"/>
        </w:rPr>
        <w:t>become</w:t>
      </w:r>
      <w:r>
        <w:rPr>
          <w:rFonts w:ascii="Times New Roman" w:hAnsi="Times New Roman" w:hint="eastAsia"/>
          <w:szCs w:val="24"/>
        </w:rPr>
        <w:t xml:space="preserve"> verypopular in recent years. Compressive sensing MRI (CSMRI) requires the </w:t>
      </w:r>
      <w:r w:rsidR="00AB092D">
        <w:rPr>
          <w:rFonts w:ascii="Times New Roman" w:hAnsi="Times New Roman" w:hint="eastAsia"/>
          <w:szCs w:val="24"/>
        </w:rPr>
        <w:t>image</w:t>
      </w:r>
      <w:r>
        <w:rPr>
          <w:rFonts w:ascii="Times New Roman" w:hAnsi="Times New Roman" w:hint="eastAsia"/>
          <w:szCs w:val="24"/>
        </w:rPr>
        <w:t xml:space="preserve">being recovered has a sparse representation in some </w:t>
      </w:r>
      <w:r>
        <w:rPr>
          <w:rFonts w:ascii="Times New Roman" w:hAnsi="Times New Roman"/>
          <w:szCs w:val="24"/>
        </w:rPr>
        <w:t>dictionaries</w:t>
      </w:r>
      <w:r>
        <w:rPr>
          <w:rFonts w:ascii="Times New Roman" w:hAnsi="Times New Roman" w:hint="eastAsia"/>
          <w:szCs w:val="24"/>
        </w:rPr>
        <w:t xml:space="preserve">, which can be </w:t>
      </w:r>
      <w:r>
        <w:rPr>
          <w:rFonts w:ascii="Times New Roman" w:hAnsi="Times New Roman"/>
          <w:szCs w:val="24"/>
        </w:rPr>
        <w:t>categorized</w:t>
      </w:r>
      <w:r>
        <w:rPr>
          <w:rFonts w:ascii="Times New Roman" w:hAnsi="Times New Roman" w:hint="eastAsia"/>
          <w:szCs w:val="24"/>
        </w:rPr>
        <w:t>in two ways. The first one, namely global sparse dictionary, can yield a sparse representation forthe</w:t>
      </w:r>
      <w:r w:rsidR="00AB092D">
        <w:rPr>
          <w:rFonts w:ascii="Times New Roman" w:hAnsi="Times New Roman" w:hint="eastAsia"/>
          <w:szCs w:val="24"/>
        </w:rPr>
        <w:t>image</w:t>
      </w:r>
      <w:r>
        <w:rPr>
          <w:rFonts w:ascii="Times New Roman" w:hAnsi="Times New Roman" w:hint="eastAsia"/>
          <w:szCs w:val="24"/>
        </w:rPr>
        <w:t xml:space="preserve"> globally, such as Fourier, wavelet</w:t>
      </w:r>
      <w:r w:rsidR="00B01537">
        <w:rPr>
          <w:rFonts w:ascii="Times New Roman" w:hAnsi="Times New Roman"/>
          <w:szCs w:val="24"/>
        </w:rPr>
        <w:t>s</w:t>
      </w:r>
      <w:r>
        <w:rPr>
          <w:rFonts w:ascii="Times New Roman" w:hAnsi="Times New Roman" w:hint="eastAsia"/>
          <w:szCs w:val="24"/>
        </w:rPr>
        <w:t>, curvelet</w:t>
      </w:r>
      <w:r w:rsidR="00B01537">
        <w:rPr>
          <w:rFonts w:ascii="Times New Roman" w:hAnsi="Times New Roman"/>
          <w:szCs w:val="24"/>
        </w:rPr>
        <w:t>s</w:t>
      </w:r>
      <w:r>
        <w:rPr>
          <w:rFonts w:ascii="Times New Roman" w:hAnsi="Times New Roman" w:hint="eastAsia"/>
          <w:szCs w:val="24"/>
        </w:rPr>
        <w:t>, SVDand so on.The second one, namely local sparse dictionar</w:t>
      </w:r>
      <w:r w:rsidR="00B01537">
        <w:rPr>
          <w:rFonts w:ascii="Times New Roman" w:hAnsi="Times New Roman" w:hint="eastAsia"/>
          <w:szCs w:val="24"/>
        </w:rPr>
        <w:t>ies</w:t>
      </w:r>
      <w:r>
        <w:rPr>
          <w:rFonts w:ascii="Times New Roman" w:hAnsi="Times New Roman" w:hint="eastAsia"/>
          <w:szCs w:val="24"/>
        </w:rPr>
        <w:t xml:space="preserve">, </w:t>
      </w:r>
      <w:r>
        <w:rPr>
          <w:rFonts w:ascii="Times New Roman" w:hAnsi="Times New Roman"/>
          <w:szCs w:val="24"/>
        </w:rPr>
        <w:t>represents</w:t>
      </w:r>
      <w:r>
        <w:rPr>
          <w:rFonts w:ascii="Times New Roman" w:hAnsi="Times New Roman" w:hint="eastAsia"/>
          <w:szCs w:val="24"/>
        </w:rPr>
        <w:t xml:space="preserve"> the </w:t>
      </w:r>
      <w:r>
        <w:rPr>
          <w:rFonts w:ascii="Times New Roman" w:hAnsi="Times New Roman" w:hint="eastAsia"/>
          <w:szCs w:val="24"/>
        </w:rPr>
        <w:lastRenderedPageBreak/>
        <w:t>patches of the</w:t>
      </w:r>
      <w:r w:rsidR="00AB092D">
        <w:rPr>
          <w:rFonts w:ascii="Times New Roman" w:hAnsi="Times New Roman" w:hint="eastAsia"/>
          <w:szCs w:val="24"/>
        </w:rPr>
        <w:t>image</w:t>
      </w:r>
      <w:r>
        <w:rPr>
          <w:rFonts w:ascii="Times New Roman" w:hAnsi="Times New Roman" w:hint="eastAsia"/>
          <w:szCs w:val="24"/>
        </w:rPr>
        <w:t xml:space="preserve"> sparsely,such as K-SVD and the one proposed in [].These dictionaries are learned from specific </w:t>
      </w:r>
      <w:r w:rsidR="007541BF">
        <w:rPr>
          <w:rFonts w:ascii="Times New Roman" w:hAnsi="Times New Roman" w:hint="eastAsia"/>
          <w:szCs w:val="24"/>
        </w:rPr>
        <w:t>image</w:t>
      </w:r>
      <w:r>
        <w:rPr>
          <w:rFonts w:ascii="Times New Roman" w:hAnsi="Times New Roman" w:hint="eastAsia"/>
          <w:szCs w:val="24"/>
        </w:rPr>
        <w:t xml:space="preserve"> patches and are usually over-complete, and provide sparse representationsfor all patches.Existingimaging modalitiestry to seek for better sparse representation in global or local dictionaries, but not in both.</w:t>
      </w:r>
    </w:p>
    <w:p w14:paraId="12B1419A" w14:textId="77777777" w:rsidR="00863C10" w:rsidRDefault="00416FE7">
      <w:pPr>
        <w:spacing w:line="360" w:lineRule="auto"/>
        <w:rPr>
          <w:rFonts w:ascii="Times New Roman" w:hAnsi="Times New Roman"/>
          <w:szCs w:val="24"/>
        </w:rPr>
      </w:pPr>
      <w:r>
        <w:rPr>
          <w:rFonts w:ascii="Times New Roman" w:hAnsi="Times New Roman" w:hint="eastAsia"/>
          <w:szCs w:val="24"/>
        </w:rPr>
        <w:t>I</w:t>
      </w:r>
      <w:r w:rsidR="00444897">
        <w:rPr>
          <w:rFonts w:ascii="Times New Roman" w:hAnsi="Times New Roman"/>
          <w:szCs w:val="24"/>
        </w:rPr>
        <w:t>n</w:t>
      </w:r>
      <w:r w:rsidR="00444897">
        <w:rPr>
          <w:rFonts w:ascii="Times New Roman" w:hAnsi="Times New Roman" w:hint="eastAsia"/>
          <w:szCs w:val="24"/>
        </w:rPr>
        <w:t xml:space="preserve"> this </w:t>
      </w:r>
      <w:r>
        <w:rPr>
          <w:rFonts w:ascii="Times New Roman" w:hAnsi="Times New Roman" w:hint="eastAsia"/>
          <w:szCs w:val="24"/>
        </w:rPr>
        <w:t>work,</w:t>
      </w:r>
      <w:r w:rsidR="00444897">
        <w:rPr>
          <w:rFonts w:ascii="Times New Roman" w:hAnsi="Times New Roman" w:hint="eastAsia"/>
          <w:szCs w:val="24"/>
        </w:rPr>
        <w:t xml:space="preserve"> we proposed a novel imaging model, which exploits both the local and global sparse structure of the MR images, to reconstruct the image faithfully. The imaging model is split into two sub-models,namely the local and global sparse model, to capture the overall sparse structure of the image. The local sparse modelattempts to represent the patches of the images</w:t>
      </w:r>
      <w:r w:rsidR="00186F2F">
        <w:rPr>
          <w:rFonts w:ascii="Times New Roman" w:hAnsi="Times New Roman" w:hint="eastAsia"/>
          <w:szCs w:val="24"/>
        </w:rPr>
        <w:t>sparsely</w:t>
      </w:r>
      <w:r w:rsidR="004031C3">
        <w:rPr>
          <w:rFonts w:ascii="Times New Roman" w:hAnsi="Times New Roman" w:hint="eastAsia"/>
          <w:szCs w:val="24"/>
        </w:rPr>
        <w:t>by</w:t>
      </w:r>
      <w:r w:rsidR="00444897">
        <w:rPr>
          <w:rFonts w:ascii="Times New Roman" w:hAnsi="Times New Roman" w:hint="eastAsia"/>
          <w:szCs w:val="24"/>
        </w:rPr>
        <w:t xml:space="preserve"> learn</w:t>
      </w:r>
      <w:r w:rsidR="004031C3">
        <w:rPr>
          <w:rFonts w:ascii="Times New Roman" w:hAnsi="Times New Roman" w:hint="eastAsia"/>
          <w:szCs w:val="24"/>
        </w:rPr>
        <w:t>ing</w:t>
      </w:r>
      <w:r w:rsidR="00186F2F">
        <w:rPr>
          <w:rFonts w:ascii="Times New Roman" w:hAnsi="Times New Roman" w:hint="eastAsia"/>
          <w:szCs w:val="24"/>
        </w:rPr>
        <w:t xml:space="preserve"> an</w:t>
      </w:r>
      <w:r w:rsidR="00444897">
        <w:rPr>
          <w:rFonts w:ascii="Times New Roman" w:hAnsi="Times New Roman" w:hint="eastAsia"/>
          <w:szCs w:val="24"/>
        </w:rPr>
        <w:t xml:space="preserve"> over-complete </w:t>
      </w:r>
      <w:r w:rsidR="00444897">
        <w:rPr>
          <w:rFonts w:ascii="Times New Roman" w:hAnsi="Times New Roman"/>
          <w:szCs w:val="24"/>
        </w:rPr>
        <w:t>dictionary</w:t>
      </w:r>
      <w:r w:rsidR="004031C3">
        <w:rPr>
          <w:rFonts w:ascii="Times New Roman" w:hAnsi="Times New Roman" w:hint="eastAsia"/>
          <w:szCs w:val="24"/>
        </w:rPr>
        <w:t>using K-SVD</w:t>
      </w:r>
      <w:r w:rsidR="00444897">
        <w:rPr>
          <w:rFonts w:ascii="Times New Roman" w:hAnsi="Times New Roman" w:hint="eastAsia"/>
          <w:szCs w:val="24"/>
        </w:rPr>
        <w:t xml:space="preserve">. On the other hand, the global sparse model </w:t>
      </w:r>
      <w:r w:rsidR="004C7224">
        <w:rPr>
          <w:rFonts w:ascii="Times New Roman" w:hAnsi="Times New Roman"/>
          <w:szCs w:val="24"/>
        </w:rPr>
        <w:t>represent</w:t>
      </w:r>
      <w:r w:rsidR="004C7224">
        <w:rPr>
          <w:rFonts w:ascii="Times New Roman" w:hAnsi="Times New Roman" w:hint="eastAsia"/>
          <w:szCs w:val="24"/>
        </w:rPr>
        <w:t xml:space="preserve">s the whole image sparsely using predefined or adaptive sparse transforms and is </w:t>
      </w:r>
      <w:r w:rsidR="00444897">
        <w:rPr>
          <w:rFonts w:ascii="Times New Roman" w:hAnsi="Times New Roman" w:hint="eastAsia"/>
          <w:szCs w:val="24"/>
        </w:rPr>
        <w:t xml:space="preserve">solved </w:t>
      </w:r>
      <w:r w:rsidR="004C7224">
        <w:rPr>
          <w:rFonts w:ascii="Times New Roman" w:hAnsi="Times New Roman" w:hint="eastAsia"/>
          <w:szCs w:val="24"/>
        </w:rPr>
        <w:t>with</w:t>
      </w:r>
      <w:r w:rsidR="00444897">
        <w:rPr>
          <w:rFonts w:ascii="Times New Roman" w:hAnsi="Times New Roman" w:hint="eastAsia"/>
          <w:szCs w:val="24"/>
        </w:rPr>
        <w:t xml:space="preserve">in the traditional CS framework. The proposed model is then evaluated using images of various structures, such as simulated phantom, MR cardiac, angiography and brain images. Several important </w:t>
      </w:r>
      <w:r w:rsidR="00444897">
        <w:rPr>
          <w:rFonts w:ascii="Times New Roman" w:hAnsi="Times New Roman"/>
          <w:szCs w:val="24"/>
        </w:rPr>
        <w:t>parameters</w:t>
      </w:r>
      <w:r w:rsidR="00444897">
        <w:rPr>
          <w:rFonts w:ascii="Times New Roman" w:hAnsi="Times New Roman" w:hint="eastAsia"/>
          <w:szCs w:val="24"/>
        </w:rPr>
        <w:t xml:space="preserve"> of the proposed model are evaluated and discussed.</w:t>
      </w:r>
    </w:p>
    <w:p w14:paraId="352E5955" w14:textId="77777777" w:rsidR="00863C10" w:rsidRDefault="00863C10">
      <w:pPr>
        <w:rPr>
          <w:rFonts w:ascii="Times New Roman" w:hAnsi="Times New Roman"/>
          <w:szCs w:val="24"/>
        </w:rPr>
      </w:pPr>
    </w:p>
    <w:p w14:paraId="4E25E80C" w14:textId="77777777" w:rsidR="00863C10" w:rsidRDefault="00444897">
      <w:pPr>
        <w:autoSpaceDE w:val="0"/>
        <w:autoSpaceDN w:val="0"/>
        <w:adjustRightInd w:val="0"/>
        <w:spacing w:line="360" w:lineRule="auto"/>
        <w:jc w:val="left"/>
        <w:rPr>
          <w:rFonts w:ascii="Times New Roman" w:hAnsi="Times New Roman"/>
          <w:b/>
          <w:szCs w:val="24"/>
        </w:rPr>
      </w:pPr>
      <w:r>
        <w:rPr>
          <w:rFonts w:ascii="Times New Roman" w:hAnsi="Times New Roman"/>
          <w:b/>
          <w:szCs w:val="24"/>
        </w:rPr>
        <w:t>THEORY</w:t>
      </w:r>
    </w:p>
    <w:p w14:paraId="1F43E9DB" w14:textId="77777777" w:rsidR="00717230" w:rsidRDefault="00717230" w:rsidP="00B01537">
      <w:pPr>
        <w:numPr>
          <w:ilvl w:val="0"/>
          <w:numId w:val="6"/>
        </w:numPr>
        <w:autoSpaceDE w:val="0"/>
        <w:autoSpaceDN w:val="0"/>
        <w:adjustRightInd w:val="0"/>
        <w:spacing w:line="360" w:lineRule="auto"/>
        <w:jc w:val="left"/>
        <w:rPr>
          <w:rFonts w:ascii="Times New Roman" w:hAnsi="Times New Roman"/>
          <w:b/>
          <w:szCs w:val="24"/>
        </w:rPr>
      </w:pPr>
      <w:r>
        <w:rPr>
          <w:rFonts w:ascii="Times New Roman" w:hAnsi="Times New Roman" w:hint="eastAsia"/>
          <w:b/>
          <w:szCs w:val="24"/>
        </w:rPr>
        <w:t>Background</w:t>
      </w:r>
    </w:p>
    <w:p w14:paraId="0B6F33B4" w14:textId="6E24ACE5" w:rsidR="00357B31" w:rsidRDefault="0003381D" w:rsidP="00717230">
      <w:pPr>
        <w:spacing w:line="360" w:lineRule="auto"/>
        <w:rPr>
          <w:rFonts w:ascii="Times New Roman" w:hAnsi="Times New Roman"/>
        </w:rPr>
      </w:pPr>
      <w:r>
        <w:rPr>
          <w:rFonts w:ascii="Times New Roman" w:hAnsi="Times New Roman"/>
        </w:rPr>
        <w:t>Recently, p</w:t>
      </w:r>
      <w:r w:rsidR="00717230">
        <w:rPr>
          <w:rFonts w:ascii="Times New Roman" w:hAnsi="Times New Roman" w:hint="eastAsia"/>
        </w:rPr>
        <w:t xml:space="preserve">atch-based </w:t>
      </w:r>
      <w:r w:rsidR="00D40B2C">
        <w:rPr>
          <w:rFonts w:ascii="Times New Roman" w:hAnsi="Times New Roman"/>
        </w:rPr>
        <w:t>sparsity</w:t>
      </w:r>
      <w:r w:rsidR="004964C5">
        <w:rPr>
          <w:rFonts w:ascii="Times New Roman" w:hAnsi="Times New Roman" w:hint="eastAsia"/>
        </w:rPr>
        <w:t xml:space="preserve"> </w:t>
      </w:r>
      <w:r w:rsidR="00134A7B">
        <w:rPr>
          <w:rFonts w:ascii="Times New Roman" w:hAnsi="Times New Roman" w:hint="eastAsia"/>
        </w:rPr>
        <w:t>is</w:t>
      </w:r>
      <w:r w:rsidR="004964C5">
        <w:rPr>
          <w:rFonts w:ascii="Times New Roman" w:hAnsi="Times New Roman" w:hint="eastAsia"/>
        </w:rPr>
        <w:t xml:space="preserve"> </w:t>
      </w:r>
      <w:r w:rsidR="00BE2E70">
        <w:rPr>
          <w:rFonts w:ascii="Times New Roman" w:hAnsi="Times New Roman"/>
        </w:rPr>
        <w:t xml:space="preserve">frequently </w:t>
      </w:r>
      <w:r w:rsidR="00F53B33">
        <w:rPr>
          <w:rFonts w:ascii="Times New Roman" w:hAnsi="Times New Roman"/>
        </w:rPr>
        <w:t xml:space="preserve">used due to its capability </w:t>
      </w:r>
      <w:r w:rsidR="00357B31">
        <w:rPr>
          <w:rFonts w:ascii="Times New Roman" w:hAnsi="Times New Roman"/>
        </w:rPr>
        <w:t xml:space="preserve">in </w:t>
      </w:r>
      <w:r w:rsidR="00717230">
        <w:rPr>
          <w:rFonts w:ascii="Times New Roman" w:hAnsi="Times New Roman" w:hint="eastAsia"/>
        </w:rPr>
        <w:t>capturing the image details</w:t>
      </w:r>
      <w:r w:rsidR="00AF392C">
        <w:rPr>
          <w:rFonts w:ascii="Times New Roman" w:hAnsi="Times New Roman" w:hint="eastAsia"/>
        </w:rPr>
        <w:t>[]</w:t>
      </w:r>
      <w:r w:rsidR="00717230">
        <w:rPr>
          <w:rFonts w:ascii="Times New Roman" w:hAnsi="Times New Roman" w:hint="eastAsia"/>
        </w:rPr>
        <w:t xml:space="preserve"> and </w:t>
      </w:r>
      <w:r w:rsidR="00134A7B">
        <w:rPr>
          <w:rFonts w:ascii="Times New Roman" w:hAnsi="Times New Roman"/>
        </w:rPr>
        <w:t>ha</w:t>
      </w:r>
      <w:r w:rsidR="00134A7B">
        <w:rPr>
          <w:rFonts w:ascii="Times New Roman" w:hAnsi="Times New Roman" w:hint="eastAsia"/>
        </w:rPr>
        <w:t xml:space="preserve">s </w:t>
      </w:r>
      <w:r w:rsidR="00357B31">
        <w:rPr>
          <w:rFonts w:ascii="Times New Roman" w:hAnsi="Times New Roman"/>
        </w:rPr>
        <w:t xml:space="preserve">also found applications </w:t>
      </w:r>
      <w:r w:rsidR="00717230">
        <w:rPr>
          <w:rFonts w:ascii="Times New Roman" w:hAnsi="Times New Roman" w:hint="eastAsia"/>
        </w:rPr>
        <w:t xml:space="preserve">in medical </w:t>
      </w:r>
      <w:r w:rsidR="00341219">
        <w:rPr>
          <w:rFonts w:ascii="Times New Roman" w:hAnsi="Times New Roman"/>
        </w:rPr>
        <w:t>imaging []</w:t>
      </w:r>
      <w:r w:rsidR="00717230">
        <w:rPr>
          <w:rFonts w:ascii="Times New Roman" w:hAnsi="Times New Roman" w:hint="eastAsia"/>
        </w:rPr>
        <w:t xml:space="preserve">. </w:t>
      </w:r>
      <w:r w:rsidR="00F53B33">
        <w:rPr>
          <w:rFonts w:ascii="Times New Roman" w:hAnsi="Times New Roman"/>
        </w:rPr>
        <w:t>For example</w:t>
      </w:r>
      <w:r w:rsidR="00717230">
        <w:rPr>
          <w:rFonts w:ascii="Times New Roman" w:hAnsi="Times New Roman" w:hint="eastAsia"/>
        </w:rPr>
        <w:t xml:space="preserve">, </w:t>
      </w:r>
      <w:r w:rsidR="00717230" w:rsidRPr="00C9666F">
        <w:rPr>
          <w:rFonts w:ascii="Times New Roman" w:hAnsi="Times New Roman"/>
        </w:rPr>
        <w:t xml:space="preserve">Ravishankar </w:t>
      </w:r>
      <w:r w:rsidR="00357B31">
        <w:rPr>
          <w:rFonts w:ascii="Times New Roman" w:hAnsi="Times New Roman"/>
        </w:rPr>
        <w:t xml:space="preserve">et </w:t>
      </w:r>
      <w:r w:rsidR="00341219">
        <w:rPr>
          <w:rFonts w:ascii="Times New Roman" w:hAnsi="Times New Roman"/>
        </w:rPr>
        <w:t>al [</w:t>
      </w:r>
      <w:r w:rsidR="00357B31">
        <w:rPr>
          <w:rFonts w:ascii="Times New Roman" w:hAnsi="Times New Roman"/>
        </w:rPr>
        <w:t>]</w:t>
      </w:r>
      <w:r w:rsidR="00BE2E70">
        <w:rPr>
          <w:rFonts w:ascii="Times New Roman" w:hAnsi="Times New Roman" w:hint="eastAsia"/>
        </w:rPr>
        <w:t xml:space="preserve"> </w:t>
      </w:r>
      <w:r w:rsidR="00B151C3">
        <w:rPr>
          <w:rFonts w:ascii="Times New Roman" w:hAnsi="Times New Roman"/>
        </w:rPr>
        <w:t xml:space="preserve">reconstructed MR images from under-sampled k-space </w:t>
      </w:r>
      <w:r w:rsidR="00BE2E70">
        <w:rPr>
          <w:rFonts w:ascii="Times New Roman" w:hAnsi="Times New Roman" w:hint="eastAsia"/>
        </w:rPr>
        <w:t>measurements</w:t>
      </w:r>
      <w:r w:rsidR="00B151C3">
        <w:rPr>
          <w:rFonts w:ascii="Times New Roman" w:hAnsi="Times New Roman"/>
        </w:rPr>
        <w:t xml:space="preserve"> by sparsifying the images </w:t>
      </w:r>
      <w:r w:rsidR="00BE2E70">
        <w:rPr>
          <w:rFonts w:ascii="Times New Roman" w:hAnsi="Times New Roman" w:hint="eastAsia"/>
        </w:rPr>
        <w:t xml:space="preserve">using </w:t>
      </w:r>
      <w:r w:rsidR="00717230">
        <w:rPr>
          <w:rFonts w:ascii="Times New Roman" w:hAnsi="Times New Roman"/>
        </w:rPr>
        <w:t xml:space="preserve">a </w:t>
      </w:r>
      <w:r w:rsidR="00B151C3">
        <w:rPr>
          <w:rFonts w:ascii="Times New Roman" w:hAnsi="Times New Roman"/>
        </w:rPr>
        <w:t xml:space="preserve">patch-based </w:t>
      </w:r>
      <w:r w:rsidR="00717230">
        <w:rPr>
          <w:rFonts w:ascii="Times New Roman" w:hAnsi="Times New Roman"/>
        </w:rPr>
        <w:t xml:space="preserve">dictionary </w:t>
      </w:r>
      <w:r w:rsidR="00BE2E70">
        <w:rPr>
          <w:rFonts w:ascii="Times New Roman" w:hAnsi="Times New Roman" w:hint="eastAsia"/>
        </w:rPr>
        <w:t>learned by</w:t>
      </w:r>
      <w:r w:rsidR="00BE2E70">
        <w:rPr>
          <w:rFonts w:ascii="Times New Roman" w:hAnsi="Times New Roman"/>
        </w:rPr>
        <w:t xml:space="preserve"> the</w:t>
      </w:r>
      <w:r w:rsidR="00BE2E70">
        <w:rPr>
          <w:rFonts w:ascii="Times New Roman" w:hAnsi="Times New Roman" w:hint="eastAsia"/>
        </w:rPr>
        <w:t xml:space="preserve"> </w:t>
      </w:r>
      <w:r w:rsidR="00BE2E70">
        <w:rPr>
          <w:rFonts w:ascii="Times New Roman" w:hAnsi="Times New Roman"/>
        </w:rPr>
        <w:t>K-SVD</w:t>
      </w:r>
      <w:r w:rsidR="001D60DB">
        <w:rPr>
          <w:rFonts w:ascii="Times New Roman" w:hAnsi="Times New Roman" w:hint="eastAsia"/>
        </w:rPr>
        <w:t>[]</w:t>
      </w:r>
      <w:r w:rsidR="00717230">
        <w:rPr>
          <w:rFonts w:ascii="Times New Roman" w:hAnsi="Times New Roman" w:hint="eastAsia"/>
        </w:rPr>
        <w:t>.</w:t>
      </w:r>
      <w:r w:rsidR="00134A7B">
        <w:rPr>
          <w:rFonts w:ascii="Times New Roman" w:hAnsi="Times New Roman" w:hint="eastAsia"/>
        </w:rPr>
        <w:t xml:space="preserve"> </w:t>
      </w:r>
      <w:r w:rsidR="003313BF">
        <w:rPr>
          <w:rFonts w:ascii="Times New Roman" w:hAnsi="Times New Roman"/>
        </w:rPr>
        <w:t>Generally, t</w:t>
      </w:r>
      <w:r w:rsidR="009D1C41">
        <w:rPr>
          <w:rFonts w:ascii="Times New Roman" w:hAnsi="Times New Roman"/>
        </w:rPr>
        <w:t xml:space="preserve">he </w:t>
      </w:r>
      <w:r w:rsidR="008D54A6">
        <w:rPr>
          <w:rFonts w:ascii="Times New Roman" w:hAnsi="Times New Roman"/>
        </w:rPr>
        <w:t xml:space="preserve">methods exploiting </w:t>
      </w:r>
      <w:r w:rsidR="009D1C41">
        <w:rPr>
          <w:rFonts w:ascii="Times New Roman" w:hAnsi="Times New Roman"/>
        </w:rPr>
        <w:t xml:space="preserve">patch-based </w:t>
      </w:r>
      <w:r w:rsidR="008D54A6">
        <w:rPr>
          <w:rFonts w:ascii="Times New Roman" w:hAnsi="Times New Roman"/>
        </w:rPr>
        <w:t>sparsity</w:t>
      </w:r>
      <w:r w:rsidR="003313BF">
        <w:rPr>
          <w:rFonts w:ascii="Times New Roman" w:hAnsi="Times New Roman"/>
        </w:rPr>
        <w:t xml:space="preserve"> treat</w:t>
      </w:r>
      <w:r w:rsidR="009D1C41">
        <w:rPr>
          <w:rFonts w:ascii="Times New Roman" w:hAnsi="Times New Roman"/>
        </w:rPr>
        <w:t xml:space="preserve"> the image as an array of patches, </w:t>
      </w:r>
      <w:r w:rsidR="003313BF">
        <w:rPr>
          <w:rFonts w:ascii="Times New Roman" w:hAnsi="Times New Roman"/>
        </w:rPr>
        <w:t>and then</w:t>
      </w:r>
      <w:r w:rsidR="009D1C41">
        <w:rPr>
          <w:rFonts w:ascii="Times New Roman" w:hAnsi="Times New Roman"/>
        </w:rPr>
        <w:t xml:space="preserve"> seek a sparse representation of the image by learning a</w:t>
      </w:r>
      <w:r w:rsidR="008D54A6">
        <w:rPr>
          <w:rFonts w:ascii="Times New Roman" w:hAnsi="Times New Roman"/>
        </w:rPr>
        <w:t>n adaptive</w:t>
      </w:r>
      <w:r w:rsidR="009D1C41">
        <w:rPr>
          <w:rFonts w:ascii="Times New Roman" w:hAnsi="Times New Roman"/>
        </w:rPr>
        <w:t xml:space="preserve"> dictionary which represent</w:t>
      </w:r>
      <w:r w:rsidR="00D40B2C">
        <w:rPr>
          <w:rFonts w:ascii="Times New Roman" w:hAnsi="Times New Roman"/>
        </w:rPr>
        <w:t>s</w:t>
      </w:r>
      <w:r w:rsidR="009D1C41">
        <w:rPr>
          <w:rFonts w:ascii="Times New Roman" w:hAnsi="Times New Roman"/>
        </w:rPr>
        <w:t xml:space="preserve"> each patch of the image sparsely.</w:t>
      </w:r>
    </w:p>
    <w:p w14:paraId="441F3C42" w14:textId="77777777" w:rsidR="00FE24CB" w:rsidRDefault="00357B31" w:rsidP="00BB366C">
      <w:pPr>
        <w:spacing w:line="360" w:lineRule="auto"/>
        <w:ind w:firstLineChars="100" w:firstLine="240"/>
        <w:rPr>
          <w:rFonts w:ascii="Times New Roman" w:hAnsi="Times New Roman"/>
        </w:rPr>
      </w:pPr>
      <w:r>
        <w:rPr>
          <w:rFonts w:ascii="Times New Roman" w:hAnsi="Times New Roman"/>
        </w:rPr>
        <w:t xml:space="preserve">However, the patch-based </w:t>
      </w:r>
      <w:r w:rsidR="00DC665C">
        <w:rPr>
          <w:rFonts w:ascii="Times New Roman" w:hAnsi="Times New Roman" w:hint="eastAsia"/>
        </w:rPr>
        <w:t>sparsity method</w:t>
      </w:r>
      <w:r w:rsidR="000626FA">
        <w:rPr>
          <w:rFonts w:ascii="Times New Roman" w:hAnsi="Times New Roman"/>
        </w:rPr>
        <w:t xml:space="preserve"> enforce</w:t>
      </w:r>
      <w:r w:rsidR="00DC665C">
        <w:rPr>
          <w:rFonts w:ascii="Times New Roman" w:hAnsi="Times New Roman" w:hint="eastAsia"/>
        </w:rPr>
        <w:t>s</w:t>
      </w:r>
      <w:r w:rsidR="000626FA">
        <w:rPr>
          <w:rFonts w:ascii="Times New Roman" w:hAnsi="Times New Roman"/>
        </w:rPr>
        <w:t xml:space="preserve"> the patch-level sparsity</w:t>
      </w:r>
      <w:r w:rsidR="00BA7AC0">
        <w:rPr>
          <w:rFonts w:ascii="Times New Roman" w:hAnsi="Times New Roman" w:hint="eastAsia"/>
        </w:rPr>
        <w:t xml:space="preserve"> only</w:t>
      </w:r>
      <w:r w:rsidR="000626FA">
        <w:rPr>
          <w:rFonts w:ascii="Times New Roman" w:hAnsi="Times New Roman"/>
        </w:rPr>
        <w:t xml:space="preserve">, ignoring the </w:t>
      </w:r>
      <w:r w:rsidR="00DC665C">
        <w:rPr>
          <w:rFonts w:ascii="Times New Roman" w:hAnsi="Times New Roman"/>
        </w:rPr>
        <w:t>information</w:t>
      </w:r>
      <w:r w:rsidR="00DC665C">
        <w:rPr>
          <w:rFonts w:ascii="Times New Roman" w:hAnsi="Times New Roman" w:hint="eastAsia"/>
        </w:rPr>
        <w:t xml:space="preserve"> of the image as a whole</w:t>
      </w:r>
      <w:r w:rsidR="000626FA">
        <w:rPr>
          <w:rFonts w:ascii="Times New Roman" w:hAnsi="Times New Roman"/>
        </w:rPr>
        <w:t xml:space="preserve">, </w:t>
      </w:r>
      <w:r w:rsidR="00DC665C">
        <w:rPr>
          <w:rFonts w:ascii="Times New Roman" w:hAnsi="Times New Roman" w:hint="eastAsia"/>
        </w:rPr>
        <w:t xml:space="preserve">and </w:t>
      </w:r>
      <w:r w:rsidR="000626FA">
        <w:rPr>
          <w:rFonts w:ascii="Times New Roman" w:hAnsi="Times New Roman"/>
        </w:rPr>
        <w:t>yields th</w:t>
      </w:r>
      <w:r w:rsidR="00134A7B">
        <w:rPr>
          <w:rFonts w:ascii="Times New Roman" w:hAnsi="Times New Roman"/>
        </w:rPr>
        <w:t xml:space="preserve">e blocky effect </w:t>
      </w:r>
      <w:r w:rsidR="00500F83">
        <w:rPr>
          <w:rFonts w:ascii="Times New Roman" w:hAnsi="Times New Roman" w:hint="eastAsia"/>
        </w:rPr>
        <w:t>lowering the overall quality of th</w:t>
      </w:r>
      <w:r w:rsidR="00134A7B">
        <w:rPr>
          <w:rFonts w:ascii="Times New Roman" w:hAnsi="Times New Roman" w:hint="eastAsia"/>
        </w:rPr>
        <w:t xml:space="preserve">e </w:t>
      </w:r>
      <w:r w:rsidR="000626FA">
        <w:rPr>
          <w:rFonts w:ascii="Times New Roman" w:hAnsi="Times New Roman"/>
        </w:rPr>
        <w:t>image as shown in Fig.(1</w:t>
      </w:r>
      <w:r w:rsidR="00231ABB">
        <w:rPr>
          <w:rFonts w:ascii="Times New Roman" w:hAnsi="Times New Roman" w:hint="eastAsia"/>
        </w:rPr>
        <w:t>c</w:t>
      </w:r>
      <w:r w:rsidR="000626FA">
        <w:rPr>
          <w:rFonts w:ascii="Times New Roman" w:hAnsi="Times New Roman"/>
        </w:rPr>
        <w:t>)</w:t>
      </w:r>
      <w:r w:rsidR="00231ABB">
        <w:rPr>
          <w:rFonts w:ascii="Times New Roman" w:hAnsi="Times New Roman" w:hint="eastAsia"/>
        </w:rPr>
        <w:t>, which</w:t>
      </w:r>
      <w:r w:rsidR="000626FA">
        <w:rPr>
          <w:rFonts w:ascii="Times New Roman" w:hAnsi="Times New Roman"/>
        </w:rPr>
        <w:t xml:space="preserve"> is reconstructed </w:t>
      </w:r>
      <w:r w:rsidR="00984B45">
        <w:rPr>
          <w:rFonts w:ascii="Times New Roman" w:hAnsi="Times New Roman" w:hint="eastAsia"/>
        </w:rPr>
        <w:t>by</w:t>
      </w:r>
      <w:r w:rsidR="000626FA">
        <w:rPr>
          <w:rFonts w:ascii="Times New Roman" w:hAnsi="Times New Roman"/>
        </w:rPr>
        <w:t xml:space="preserve"> DLMRI with </w:t>
      </w:r>
      <w:r w:rsidR="00134A7B">
        <w:rPr>
          <w:rFonts w:ascii="Times New Roman" w:hAnsi="Times New Roman" w:hint="eastAsia"/>
        </w:rPr>
        <w:t xml:space="preserve">non-overlapping </w:t>
      </w:r>
      <w:r w:rsidR="001F14C4">
        <w:rPr>
          <w:rFonts w:ascii="Times New Roman" w:hAnsi="Times New Roman"/>
        </w:rPr>
        <w:t>patch size 10x10</w:t>
      </w:r>
      <w:r w:rsidR="00500F83">
        <w:rPr>
          <w:rFonts w:ascii="Times New Roman" w:hAnsi="Times New Roman" w:hint="eastAsia"/>
        </w:rPr>
        <w:t>.</w:t>
      </w:r>
      <w:r w:rsidR="001F14C4">
        <w:rPr>
          <w:rFonts w:ascii="Times New Roman" w:hAnsi="Times New Roman" w:hint="eastAsia"/>
        </w:rPr>
        <w:t xml:space="preserve"> </w:t>
      </w:r>
      <w:r w:rsidR="00BB366C">
        <w:rPr>
          <w:rFonts w:ascii="Times New Roman" w:hAnsi="Times New Roman" w:hint="eastAsia"/>
        </w:rPr>
        <w:t>DLMRI[] eliminates this effect by</w:t>
      </w:r>
      <w:r w:rsidR="00FE24CB" w:rsidRPr="00FE24CB">
        <w:rPr>
          <w:rFonts w:ascii="Times New Roman" w:hAnsi="Times New Roman"/>
        </w:rPr>
        <w:t xml:space="preserve"> </w:t>
      </w:r>
      <w:r w:rsidR="008E5C8D">
        <w:rPr>
          <w:rFonts w:ascii="Times New Roman" w:hAnsi="Times New Roman" w:hint="eastAsia"/>
        </w:rPr>
        <w:t>pixel</w:t>
      </w:r>
      <w:r w:rsidR="00FE24CB" w:rsidRPr="00FE24CB">
        <w:rPr>
          <w:rFonts w:ascii="Times New Roman" w:hAnsi="Times New Roman"/>
        </w:rPr>
        <w:t xml:space="preserve"> averaging</w:t>
      </w:r>
      <w:r w:rsidR="00BB366C">
        <w:rPr>
          <w:rFonts w:ascii="Times New Roman" w:hAnsi="Times New Roman" w:hint="eastAsia"/>
        </w:rPr>
        <w:t xml:space="preserve">, </w:t>
      </w:r>
      <w:r w:rsidR="008E5C8D">
        <w:rPr>
          <w:rFonts w:ascii="Times New Roman" w:hAnsi="Times New Roman" w:hint="eastAsia"/>
        </w:rPr>
        <w:t>that is, a</w:t>
      </w:r>
      <w:r w:rsidR="00BB366C" w:rsidRPr="00BB366C">
        <w:rPr>
          <w:rFonts w:ascii="Times New Roman" w:hAnsi="Times New Roman"/>
        </w:rPr>
        <w:t>ll the patches</w:t>
      </w:r>
      <w:r w:rsidR="00BB366C">
        <w:rPr>
          <w:rFonts w:ascii="Times New Roman" w:hAnsi="Times New Roman" w:hint="eastAsia"/>
        </w:rPr>
        <w:t xml:space="preserve"> </w:t>
      </w:r>
      <w:r w:rsidR="00BB366C" w:rsidRPr="00BB366C">
        <w:rPr>
          <w:rFonts w:ascii="Times New Roman" w:hAnsi="Times New Roman"/>
        </w:rPr>
        <w:t>are reconstructed</w:t>
      </w:r>
      <w:r w:rsidR="00BB366C">
        <w:rPr>
          <w:rFonts w:ascii="Times New Roman" w:hAnsi="Times New Roman" w:hint="eastAsia"/>
        </w:rPr>
        <w:t xml:space="preserve"> </w:t>
      </w:r>
      <w:r w:rsidR="00BB366C">
        <w:rPr>
          <w:rFonts w:ascii="Times New Roman" w:hAnsi="Times New Roman"/>
        </w:rPr>
        <w:t>independently</w:t>
      </w:r>
      <w:r w:rsidR="00BB366C" w:rsidRPr="00BB366C">
        <w:rPr>
          <w:rFonts w:ascii="Times New Roman" w:hAnsi="Times New Roman"/>
        </w:rPr>
        <w:t xml:space="preserve"> and then </w:t>
      </w:r>
      <w:r w:rsidR="00EF02C6">
        <w:rPr>
          <w:rFonts w:ascii="Times New Roman" w:hAnsi="Times New Roman" w:hint="eastAsia"/>
        </w:rPr>
        <w:t xml:space="preserve">each </w:t>
      </w:r>
      <w:r w:rsidR="0086466E">
        <w:rPr>
          <w:rFonts w:ascii="Times New Roman" w:hAnsi="Times New Roman" w:hint="eastAsia"/>
        </w:rPr>
        <w:lastRenderedPageBreak/>
        <w:t xml:space="preserve">pixel </w:t>
      </w:r>
      <w:r w:rsidR="00421EB9">
        <w:rPr>
          <w:rFonts w:ascii="Times New Roman" w:hAnsi="Times New Roman" w:hint="eastAsia"/>
        </w:rPr>
        <w:t xml:space="preserve">value </w:t>
      </w:r>
      <w:r w:rsidR="00EF02C6">
        <w:rPr>
          <w:rFonts w:ascii="Times New Roman" w:hAnsi="Times New Roman" w:hint="eastAsia"/>
        </w:rPr>
        <w:t>is obtained by averaging contributions of patches covering it</w:t>
      </w:r>
      <w:r w:rsidR="00BB366C" w:rsidRPr="00BB366C">
        <w:rPr>
          <w:rFonts w:ascii="Times New Roman" w:hAnsi="Times New Roman"/>
        </w:rPr>
        <w:t xml:space="preserve"> to form the final </w:t>
      </w:r>
      <w:r w:rsidR="008E5C8D">
        <w:rPr>
          <w:rFonts w:ascii="Times New Roman" w:hAnsi="Times New Roman" w:hint="eastAsia"/>
        </w:rPr>
        <w:t xml:space="preserve">image. Obviously, DLMRI </w:t>
      </w:r>
      <w:r w:rsidR="005A13F3" w:rsidRPr="005A13F3">
        <w:rPr>
          <w:rFonts w:ascii="Times New Roman" w:hAnsi="Times New Roman"/>
        </w:rPr>
        <w:t>ignores the coherence</w:t>
      </w:r>
      <w:r w:rsidR="005A13F3">
        <w:rPr>
          <w:rFonts w:ascii="Times New Roman" w:hAnsi="Times New Roman" w:hint="eastAsia"/>
        </w:rPr>
        <w:t xml:space="preserve"> </w:t>
      </w:r>
      <w:r w:rsidR="005A13F3" w:rsidRPr="005A13F3">
        <w:rPr>
          <w:rFonts w:ascii="Times New Roman" w:hAnsi="Times New Roman"/>
        </w:rPr>
        <w:t xml:space="preserve">between overlapping patches, and </w:t>
      </w:r>
      <w:r w:rsidR="0086466E">
        <w:rPr>
          <w:rFonts w:ascii="Times New Roman" w:hAnsi="Times New Roman" w:hint="eastAsia"/>
        </w:rPr>
        <w:t>loses</w:t>
      </w:r>
      <w:r w:rsidR="005A13F3" w:rsidRPr="005A13F3">
        <w:rPr>
          <w:rFonts w:ascii="Times New Roman" w:hAnsi="Times New Roman"/>
        </w:rPr>
        <w:t xml:space="preserve"> global </w:t>
      </w:r>
      <w:r w:rsidR="0086466E">
        <w:rPr>
          <w:rFonts w:ascii="Times New Roman" w:hAnsi="Times New Roman" w:hint="eastAsia"/>
        </w:rPr>
        <w:t>structure information</w:t>
      </w:r>
      <w:r w:rsidR="005A13F3">
        <w:rPr>
          <w:rFonts w:ascii="Times New Roman" w:hAnsi="Times New Roman" w:hint="eastAsia"/>
        </w:rPr>
        <w:t xml:space="preserve"> </w:t>
      </w:r>
      <w:r w:rsidR="005A13F3" w:rsidRPr="005A13F3">
        <w:rPr>
          <w:rFonts w:ascii="Times New Roman" w:hAnsi="Times New Roman"/>
        </w:rPr>
        <w:t>during image reconstruction.</w:t>
      </w:r>
    </w:p>
    <w:p w14:paraId="7D578ED5" w14:textId="77777777" w:rsidR="00717230" w:rsidRDefault="001F14C4" w:rsidP="00FE24CB">
      <w:pPr>
        <w:spacing w:line="360" w:lineRule="auto"/>
        <w:ind w:firstLineChars="100" w:firstLine="240"/>
        <w:rPr>
          <w:rFonts w:ascii="Times New Roman" w:hAnsi="Times New Roman"/>
        </w:rPr>
      </w:pPr>
      <w:r>
        <w:rPr>
          <w:rFonts w:ascii="Times New Roman" w:hAnsi="Times New Roman" w:hint="eastAsia"/>
        </w:rPr>
        <w:t>On the other hand,</w:t>
      </w:r>
      <w:r w:rsidR="000626FA">
        <w:rPr>
          <w:rFonts w:ascii="Times New Roman" w:hAnsi="Times New Roman"/>
        </w:rPr>
        <w:t xml:space="preserve"> the traditional CSMRI[] sparsif</w:t>
      </w:r>
      <w:r w:rsidR="00984B45">
        <w:rPr>
          <w:rFonts w:ascii="Times New Roman" w:hAnsi="Times New Roman" w:hint="eastAsia"/>
        </w:rPr>
        <w:t>ies</w:t>
      </w:r>
      <w:r w:rsidR="000626FA">
        <w:rPr>
          <w:rFonts w:ascii="Times New Roman" w:hAnsi="Times New Roman"/>
        </w:rPr>
        <w:t xml:space="preserve"> the image</w:t>
      </w:r>
      <w:r w:rsidR="00984B45">
        <w:rPr>
          <w:rFonts w:ascii="Times New Roman" w:hAnsi="Times New Roman" w:hint="eastAsia"/>
        </w:rPr>
        <w:t xml:space="preserve"> as a whole using the global sparse transform</w:t>
      </w:r>
      <w:r w:rsidR="00BA2BA4">
        <w:rPr>
          <w:rFonts w:ascii="Times New Roman" w:hAnsi="Times New Roman" w:hint="eastAsia"/>
        </w:rPr>
        <w:t>, such as wavelet and SVD</w:t>
      </w:r>
      <w:r w:rsidR="001D60DB">
        <w:rPr>
          <w:rFonts w:ascii="Times New Roman" w:hAnsi="Times New Roman" w:hint="eastAsia"/>
        </w:rPr>
        <w:t>[]</w:t>
      </w:r>
      <w:r w:rsidR="000626FA">
        <w:rPr>
          <w:rFonts w:ascii="Times New Roman" w:hAnsi="Times New Roman"/>
        </w:rPr>
        <w:t xml:space="preserve">, </w:t>
      </w:r>
      <w:r w:rsidR="00BA2BA4">
        <w:rPr>
          <w:rFonts w:ascii="Times New Roman" w:hAnsi="Times New Roman" w:hint="eastAsia"/>
        </w:rPr>
        <w:t xml:space="preserve">to </w:t>
      </w:r>
      <w:r w:rsidR="000626FA">
        <w:rPr>
          <w:rFonts w:ascii="Times New Roman" w:hAnsi="Times New Roman"/>
        </w:rPr>
        <w:t xml:space="preserve">capture the </w:t>
      </w:r>
      <w:r w:rsidR="00BA2BA4">
        <w:rPr>
          <w:rFonts w:ascii="Times New Roman" w:hAnsi="Times New Roman" w:hint="eastAsia"/>
        </w:rPr>
        <w:t>sparse structure</w:t>
      </w:r>
      <w:r w:rsidR="002A634D">
        <w:rPr>
          <w:rFonts w:ascii="Times New Roman" w:hAnsi="Times New Roman"/>
        </w:rPr>
        <w:t xml:space="preserve"> of the </w:t>
      </w:r>
      <w:r w:rsidR="00BA2BA4">
        <w:rPr>
          <w:rFonts w:ascii="Times New Roman" w:hAnsi="Times New Roman" w:hint="eastAsia"/>
        </w:rPr>
        <w:t xml:space="preserve">whole </w:t>
      </w:r>
      <w:r w:rsidR="002A634D">
        <w:rPr>
          <w:rFonts w:ascii="Times New Roman" w:hAnsi="Times New Roman"/>
        </w:rPr>
        <w:t xml:space="preserve">image. </w:t>
      </w:r>
      <w:r w:rsidR="00497697">
        <w:rPr>
          <w:rFonts w:ascii="Times New Roman" w:hAnsi="Times New Roman" w:hint="eastAsia"/>
        </w:rPr>
        <w:t>However, t</w:t>
      </w:r>
      <w:r w:rsidR="00597FA7">
        <w:rPr>
          <w:rFonts w:ascii="Times New Roman" w:hAnsi="Times New Roman"/>
        </w:rPr>
        <w:t>he CSMRI</w:t>
      </w:r>
      <w:r w:rsidR="00597FA7">
        <w:rPr>
          <w:rFonts w:ascii="Times New Roman" w:hAnsi="Times New Roman" w:hint="eastAsia"/>
        </w:rPr>
        <w:t xml:space="preserve"> loses</w:t>
      </w:r>
      <w:r w:rsidR="00BA2BA4" w:rsidRPr="00BA2BA4">
        <w:rPr>
          <w:rFonts w:ascii="Times New Roman" w:hAnsi="Times New Roman"/>
        </w:rPr>
        <w:t xml:space="preserve"> </w:t>
      </w:r>
      <w:r w:rsidR="00597FA7">
        <w:rPr>
          <w:rFonts w:ascii="Times New Roman" w:hAnsi="Times New Roman" w:hint="eastAsia"/>
        </w:rPr>
        <w:t xml:space="preserve">the </w:t>
      </w:r>
      <w:r w:rsidR="00BA2BA4" w:rsidRPr="00BA2BA4">
        <w:rPr>
          <w:rFonts w:ascii="Times New Roman" w:hAnsi="Times New Roman"/>
        </w:rPr>
        <w:t xml:space="preserve">edges and fine features </w:t>
      </w:r>
      <w:r w:rsidR="00597FA7">
        <w:rPr>
          <w:rFonts w:ascii="Times New Roman" w:hAnsi="Times New Roman" w:hint="eastAsia"/>
        </w:rPr>
        <w:t>of the image</w:t>
      </w:r>
      <w:r>
        <w:rPr>
          <w:rFonts w:ascii="Times New Roman" w:hAnsi="Times New Roman" w:hint="eastAsia"/>
        </w:rPr>
        <w:t>, as shown in Fig.(1b)</w:t>
      </w:r>
      <w:r w:rsidR="002A634D">
        <w:rPr>
          <w:rFonts w:ascii="Times New Roman" w:hAnsi="Times New Roman"/>
        </w:rPr>
        <w:t>.</w:t>
      </w:r>
    </w:p>
    <w:p w14:paraId="230F7FEF" w14:textId="77777777" w:rsidR="00717230" w:rsidRPr="00871096" w:rsidRDefault="00EA23EC" w:rsidP="00E922E0">
      <w:pPr>
        <w:spacing w:line="360" w:lineRule="auto"/>
        <w:jc w:val="center"/>
        <w:rPr>
          <w:rFonts w:ascii="Times New Roman" w:hAnsi="Times New Roman"/>
          <w:noProof/>
        </w:rPr>
      </w:pPr>
      <w:r w:rsidRPr="00EA23EC">
        <w:rPr>
          <w:rFonts w:ascii="Times New Roman" w:hAnsi="Times New Roman" w:hint="eastAsia"/>
          <w:noProof/>
        </w:rPr>
        <w:drawing>
          <wp:inline distT="0" distB="0" distL="0" distR="0" wp14:anchorId="7F49FFE2" wp14:editId="54EA747D">
            <wp:extent cx="5274310" cy="2163635"/>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74310" cy="2163635"/>
                    </a:xfrm>
                    <a:prstGeom prst="rect">
                      <a:avLst/>
                    </a:prstGeom>
                    <a:noFill/>
                    <a:ln w="9525">
                      <a:noFill/>
                      <a:miter lim="800000"/>
                      <a:headEnd/>
                      <a:tailEnd/>
                    </a:ln>
                  </pic:spPr>
                </pic:pic>
              </a:graphicData>
            </a:graphic>
          </wp:inline>
        </w:drawing>
      </w:r>
    </w:p>
    <w:p w14:paraId="24ABC5B9" w14:textId="77777777" w:rsidR="00BA7AC0" w:rsidRPr="00717230" w:rsidRDefault="00BA7AC0" w:rsidP="00BA7AC0">
      <w:pPr>
        <w:spacing w:line="360" w:lineRule="auto"/>
        <w:rPr>
          <w:rFonts w:ascii="Times New Roman" w:hAnsi="Times New Roman"/>
          <w:b/>
          <w:szCs w:val="21"/>
        </w:rPr>
      </w:pPr>
      <w:r w:rsidRPr="00BA7AC0">
        <w:rPr>
          <w:rFonts w:ascii="Times New Roman" w:hAnsi="Times New Roman"/>
          <w:b/>
          <w:sz w:val="20"/>
          <w:szCs w:val="21"/>
        </w:rPr>
        <w:t>Fig</w:t>
      </w:r>
      <w:r w:rsidR="00667F30">
        <w:rPr>
          <w:rFonts w:ascii="Times New Roman" w:hAnsi="Times New Roman" w:hint="eastAsia"/>
          <w:b/>
          <w:sz w:val="20"/>
          <w:szCs w:val="21"/>
        </w:rPr>
        <w:t>ure</w:t>
      </w:r>
      <w:r w:rsidR="00717230" w:rsidRPr="00BA7AC0">
        <w:rPr>
          <w:rFonts w:ascii="Times New Roman" w:hAnsi="Times New Roman"/>
          <w:b/>
          <w:sz w:val="20"/>
          <w:szCs w:val="21"/>
        </w:rPr>
        <w:t xml:space="preserve"> </w:t>
      </w:r>
      <w:r w:rsidR="00717230" w:rsidRPr="00BA7AC0">
        <w:rPr>
          <w:rFonts w:ascii="Times New Roman" w:hAnsi="Times New Roman" w:hint="eastAsia"/>
          <w:b/>
          <w:sz w:val="20"/>
          <w:szCs w:val="21"/>
        </w:rPr>
        <w:t>1</w:t>
      </w:r>
      <w:r w:rsidR="00667F30">
        <w:rPr>
          <w:rFonts w:ascii="Times New Roman" w:hAnsi="Times New Roman" w:hint="eastAsia"/>
          <w:b/>
          <w:sz w:val="20"/>
          <w:szCs w:val="21"/>
        </w:rPr>
        <w:t>.</w:t>
      </w:r>
      <w:r w:rsidRPr="00BA7AC0">
        <w:rPr>
          <w:rFonts w:ascii="Times New Roman" w:hAnsi="Times New Roman" w:hint="eastAsia"/>
          <w:b/>
          <w:sz w:val="20"/>
          <w:szCs w:val="21"/>
        </w:rPr>
        <w:t xml:space="preserve"> Comparison of images</w:t>
      </w:r>
      <w:r w:rsidR="007F4F4F">
        <w:rPr>
          <w:rFonts w:ascii="Times New Roman" w:hAnsi="Times New Roman" w:hint="eastAsia"/>
          <w:b/>
          <w:sz w:val="20"/>
          <w:szCs w:val="21"/>
        </w:rPr>
        <w:t xml:space="preserve"> reconstructed from under-sampled k-space data</w:t>
      </w:r>
      <w:r w:rsidRPr="00BA7AC0">
        <w:rPr>
          <w:rFonts w:ascii="Times New Roman" w:hAnsi="Times New Roman" w:hint="eastAsia"/>
          <w:b/>
          <w:sz w:val="20"/>
          <w:szCs w:val="21"/>
        </w:rPr>
        <w:t xml:space="preserve"> </w:t>
      </w:r>
      <w:r w:rsidR="007F4F4F">
        <w:rPr>
          <w:rFonts w:ascii="Times New Roman" w:hAnsi="Times New Roman" w:hint="eastAsia"/>
          <w:b/>
          <w:sz w:val="20"/>
          <w:szCs w:val="21"/>
        </w:rPr>
        <w:t>exploiting</w:t>
      </w:r>
      <w:r w:rsidRPr="00BA7AC0">
        <w:rPr>
          <w:rFonts w:ascii="Times New Roman" w:hAnsi="Times New Roman" w:hint="eastAsia"/>
          <w:b/>
          <w:sz w:val="20"/>
          <w:szCs w:val="21"/>
        </w:rPr>
        <w:t xml:space="preserve"> global and patch-based sparsity. (a) is the ground truth, (b) is the result of CSMRI using wavelet</w:t>
      </w:r>
      <w:r>
        <w:rPr>
          <w:rFonts w:ascii="Times New Roman" w:hAnsi="Times New Roman" w:hint="eastAsia"/>
          <w:b/>
          <w:sz w:val="20"/>
          <w:szCs w:val="21"/>
        </w:rPr>
        <w:t xml:space="preserve">(db4) as the </w:t>
      </w:r>
      <w:r w:rsidR="007F5BA5">
        <w:rPr>
          <w:rFonts w:ascii="Times New Roman" w:hAnsi="Times New Roman" w:hint="eastAsia"/>
          <w:b/>
          <w:sz w:val="20"/>
          <w:szCs w:val="21"/>
        </w:rPr>
        <w:t xml:space="preserve">global </w:t>
      </w:r>
      <w:r>
        <w:rPr>
          <w:rFonts w:ascii="Times New Roman" w:hAnsi="Times New Roman" w:hint="eastAsia"/>
          <w:b/>
          <w:sz w:val="20"/>
          <w:szCs w:val="21"/>
        </w:rPr>
        <w:t>sparsifying transform</w:t>
      </w:r>
      <w:r w:rsidRPr="00BA7AC0">
        <w:rPr>
          <w:rFonts w:ascii="Times New Roman" w:hAnsi="Times New Roman" w:hint="eastAsia"/>
          <w:b/>
          <w:sz w:val="20"/>
          <w:szCs w:val="21"/>
        </w:rPr>
        <w:t xml:space="preserve">, (c) is the </w:t>
      </w:r>
      <w:r w:rsidR="007F4F4F">
        <w:rPr>
          <w:rFonts w:ascii="Times New Roman" w:hAnsi="Times New Roman" w:hint="eastAsia"/>
          <w:b/>
          <w:sz w:val="20"/>
          <w:szCs w:val="21"/>
        </w:rPr>
        <w:t xml:space="preserve">result of DLMRI using </w:t>
      </w:r>
      <w:r w:rsidR="00520498">
        <w:rPr>
          <w:rFonts w:ascii="Times New Roman" w:hAnsi="Times New Roman" w:hint="eastAsia"/>
          <w:b/>
          <w:sz w:val="20"/>
          <w:szCs w:val="21"/>
        </w:rPr>
        <w:t>patch-based sparsifying dictionary learned by K-SVD</w:t>
      </w:r>
      <w:r w:rsidR="007F4F4F">
        <w:rPr>
          <w:rFonts w:ascii="Times New Roman" w:hAnsi="Times New Roman" w:hint="eastAsia"/>
          <w:b/>
          <w:sz w:val="20"/>
          <w:szCs w:val="21"/>
        </w:rPr>
        <w:t>.</w:t>
      </w:r>
      <w:r w:rsidR="00354475">
        <w:rPr>
          <w:rFonts w:ascii="Times New Roman" w:hAnsi="Times New Roman" w:hint="eastAsia"/>
          <w:b/>
          <w:sz w:val="20"/>
          <w:szCs w:val="21"/>
        </w:rPr>
        <w:t xml:space="preserve"> </w:t>
      </w:r>
    </w:p>
    <w:p w14:paraId="6CCD1223" w14:textId="77777777" w:rsidR="00863C10" w:rsidRDefault="00444897" w:rsidP="00B01537">
      <w:pPr>
        <w:pStyle w:val="1"/>
        <w:numPr>
          <w:ilvl w:val="0"/>
          <w:numId w:val="6"/>
        </w:numPr>
        <w:autoSpaceDE w:val="0"/>
        <w:autoSpaceDN w:val="0"/>
        <w:adjustRightInd w:val="0"/>
        <w:spacing w:line="360" w:lineRule="auto"/>
        <w:ind w:firstLineChars="0"/>
        <w:jc w:val="left"/>
        <w:rPr>
          <w:rFonts w:ascii="Times New Roman" w:hAnsi="Times New Roman"/>
          <w:b/>
          <w:szCs w:val="24"/>
        </w:rPr>
      </w:pPr>
      <w:r>
        <w:rPr>
          <w:rFonts w:ascii="Times New Roman" w:hAnsi="Times New Roman" w:hint="eastAsia"/>
          <w:b/>
          <w:szCs w:val="24"/>
        </w:rPr>
        <w:t>Imaging model</w:t>
      </w:r>
    </w:p>
    <w:p w14:paraId="3088AF94" w14:textId="2CC8074F" w:rsidR="00191895" w:rsidRDefault="00401DFD" w:rsidP="006032E1">
      <w:pPr>
        <w:spacing w:line="360" w:lineRule="auto"/>
        <w:rPr>
          <w:rFonts w:ascii="Times New Roman" w:hAnsi="Times New Roman"/>
        </w:rPr>
      </w:pPr>
      <w:r>
        <w:rPr>
          <w:rFonts w:ascii="Times New Roman" w:hAnsi="Times New Roman" w:hint="eastAsia"/>
        </w:rPr>
        <w:t>Existing methods</w:t>
      </w:r>
      <w:r w:rsidR="00186C2B">
        <w:rPr>
          <w:rFonts w:ascii="Times New Roman" w:hAnsi="Times New Roman" w:hint="eastAsia"/>
        </w:rPr>
        <w:t xml:space="preserve"> reconstruct the images using only the global or patch-leve</w:t>
      </w:r>
      <w:r>
        <w:rPr>
          <w:rFonts w:ascii="Times New Roman" w:hAnsi="Times New Roman" w:hint="eastAsia"/>
        </w:rPr>
        <w:t xml:space="preserve">l sparse structure of the image and exhibits some shortcomings as </w:t>
      </w:r>
      <w:r>
        <w:rPr>
          <w:rFonts w:ascii="Times New Roman" w:hAnsi="Times New Roman"/>
        </w:rPr>
        <w:t>elaborate</w:t>
      </w:r>
      <w:r>
        <w:rPr>
          <w:rFonts w:ascii="Times New Roman" w:hAnsi="Times New Roman" w:hint="eastAsia"/>
        </w:rPr>
        <w:t>d in the previous section.</w:t>
      </w:r>
      <w:r w:rsidR="00186C2B">
        <w:rPr>
          <w:rFonts w:ascii="Times New Roman" w:hAnsi="Times New Roman" w:hint="eastAsia"/>
        </w:rPr>
        <w:t xml:space="preserve"> </w:t>
      </w:r>
      <w:r>
        <w:rPr>
          <w:rFonts w:ascii="Times New Roman" w:hAnsi="Times New Roman" w:hint="eastAsia"/>
        </w:rPr>
        <w:t>In this work, we</w:t>
      </w:r>
      <w:r w:rsidR="00186C2B">
        <w:rPr>
          <w:rFonts w:ascii="Times New Roman" w:hAnsi="Times New Roman" w:hint="eastAsia"/>
        </w:rPr>
        <w:t xml:space="preserve"> propose</w:t>
      </w:r>
      <w:r>
        <w:rPr>
          <w:rFonts w:ascii="Times New Roman" w:hAnsi="Times New Roman" w:hint="eastAsia"/>
        </w:rPr>
        <w:t xml:space="preserve"> an</w:t>
      </w:r>
      <w:r w:rsidR="00186C2B">
        <w:rPr>
          <w:rFonts w:ascii="Times New Roman" w:hAnsi="Times New Roman" w:hint="eastAsia"/>
        </w:rPr>
        <w:t xml:space="preserve"> imaging model to reconstruct the image by combining both global and patch-</w:t>
      </w:r>
      <w:r>
        <w:rPr>
          <w:rFonts w:ascii="Times New Roman" w:hAnsi="Times New Roman" w:hint="eastAsia"/>
        </w:rPr>
        <w:t>based</w:t>
      </w:r>
      <w:r w:rsidR="00186C2B">
        <w:rPr>
          <w:rFonts w:ascii="Times New Roman" w:hAnsi="Times New Roman" w:hint="eastAsia"/>
        </w:rPr>
        <w:t xml:space="preserve"> spar</w:t>
      </w:r>
      <w:r>
        <w:rPr>
          <w:rFonts w:ascii="Times New Roman" w:hAnsi="Times New Roman" w:hint="eastAsia"/>
        </w:rPr>
        <w:t xml:space="preserve">se representation of images </w:t>
      </w:r>
      <w:r w:rsidR="00186C2B">
        <w:rPr>
          <w:rFonts w:ascii="Times New Roman" w:hAnsi="Times New Roman" w:hint="eastAsia"/>
        </w:rPr>
        <w:t>as follows:</w:t>
      </w:r>
    </w:p>
    <w:tbl>
      <w:tblPr>
        <w:tblStyle w:val="ad"/>
        <w:tblW w:w="5000" w:type="pct"/>
        <w:jc w:val="center"/>
        <w:tblLook w:val="04A0" w:firstRow="1" w:lastRow="0" w:firstColumn="1" w:lastColumn="0" w:noHBand="0" w:noVBand="1"/>
      </w:tblPr>
      <w:tblGrid>
        <w:gridCol w:w="1246"/>
        <w:gridCol w:w="5814"/>
        <w:gridCol w:w="1246"/>
      </w:tblGrid>
      <w:tr w:rsidR="005524E5" w14:paraId="5478881B" w14:textId="77777777" w:rsidTr="005524E5">
        <w:trPr>
          <w:jc w:val="center"/>
        </w:trPr>
        <w:tc>
          <w:tcPr>
            <w:tcW w:w="750" w:type="pct"/>
            <w:tcBorders>
              <w:top w:val="nil"/>
              <w:left w:val="nil"/>
              <w:bottom w:val="nil"/>
              <w:right w:val="nil"/>
            </w:tcBorders>
            <w:tcMar>
              <w:left w:w="0" w:type="dxa"/>
              <w:right w:w="0" w:type="dxa"/>
            </w:tcMar>
            <w:vAlign w:val="center"/>
          </w:tcPr>
          <w:p w14:paraId="48DA7D16" w14:textId="77777777" w:rsidR="006032E1" w:rsidRDefault="006032E1" w:rsidP="00B67ABF">
            <w:pPr>
              <w:jc w:val="center"/>
            </w:pPr>
          </w:p>
        </w:tc>
        <w:tc>
          <w:tcPr>
            <w:tcW w:w="3500" w:type="pct"/>
            <w:tcBorders>
              <w:top w:val="nil"/>
              <w:left w:val="nil"/>
              <w:bottom w:val="nil"/>
              <w:right w:val="nil"/>
            </w:tcBorders>
            <w:tcMar>
              <w:left w:w="0" w:type="dxa"/>
              <w:right w:w="0" w:type="dxa"/>
            </w:tcMar>
          </w:tcPr>
          <w:p w14:paraId="00FD8073" w14:textId="31ACD52D" w:rsidR="006032E1" w:rsidRDefault="003A01E3" w:rsidP="00762C73">
            <w:pPr>
              <w:jc w:val="center"/>
            </w:pPr>
            <m:oMathPara>
              <m:oMath>
                <m:m>
                  <m:mPr>
                    <m:mcs>
                      <m:mc>
                        <m:mcPr>
                          <m:count m:val="1"/>
                          <m:mcJc m:val="center"/>
                        </m:mcPr>
                      </m:mc>
                    </m:mcs>
                    <m:ctrlPr>
                      <w:rPr>
                        <w:rFonts w:ascii="Cambria Math" w:eastAsiaTheme="minorEastAsia" w:hAnsi="Cambria Math" w:cstheme="minorBidi"/>
                        <w:sz w:val="21"/>
                      </w:rPr>
                    </m:ctrlPr>
                  </m:mPr>
                  <m:mr>
                    <m:e>
                      <m:sSub>
                        <m:sSubPr>
                          <m:ctrlPr>
                            <w:rPr>
                              <w:rFonts w:ascii="Cambria Math" w:eastAsiaTheme="minorEastAsia" w:hAnsi="Cambria Math" w:cstheme="minorBidi"/>
                              <w:b/>
                              <w:sz w:val="21"/>
                            </w:rPr>
                          </m:ctrlPr>
                        </m:sSubPr>
                        <m:e>
                          <m:r>
                            <m:rPr>
                              <m:sty m:val="bi"/>
                            </m:rPr>
                            <w:rPr>
                              <w:rFonts w:ascii="Cambria Math" w:hAnsi="Cambria Math"/>
                            </w:rPr>
                            <m:t>P</m:t>
                          </m:r>
                        </m:e>
                        <m:sub>
                          <m:r>
                            <m:rPr>
                              <m:sty m:val="bi"/>
                            </m:rPr>
                            <w:rPr>
                              <w:rFonts w:ascii="Cambria Math" w:hAnsi="Cambria Math"/>
                            </w:rPr>
                            <m:t>0</m:t>
                          </m:r>
                        </m:sub>
                      </m:sSub>
                      <m:r>
                        <m:rPr>
                          <m:sty m:val="p"/>
                        </m:rPr>
                        <w:rPr>
                          <w:rFonts w:ascii="Cambria Math" w:hAnsi="Cambria Math"/>
                        </w:rPr>
                        <m:t xml:space="preserve">:    </m:t>
                      </m:r>
                      <m:sPre>
                        <m:sPrePr>
                          <m:ctrlPr>
                            <w:rPr>
                              <w:rFonts w:ascii="Cambria Math" w:hAnsi="Cambria Math"/>
                              <w:i/>
                            </w:rPr>
                          </m:ctrlPr>
                        </m:sPrePr>
                        <m:sub>
                          <m:r>
                            <m:rPr>
                              <m:sty m:val="bi"/>
                            </m:rPr>
                            <w:rPr>
                              <w:rFonts w:ascii="Cambria Math" w:hAnsi="Cambria Math"/>
                            </w:rPr>
                            <m:t>X,D,</m:t>
                          </m:r>
                          <m:r>
                            <m:rPr>
                              <m:sty m:val="b"/>
                            </m:rPr>
                            <w:rPr>
                              <w:rFonts w:ascii="Cambria Math" w:hAnsi="Cambria Math"/>
                            </w:rPr>
                            <m:t>Λ</m:t>
                          </m:r>
                        </m:sub>
                        <m:sup>
                          <m:r>
                            <m:rPr>
                              <m:sty m:val="bi"/>
                            </m:rPr>
                            <w:rPr>
                              <w:rFonts w:ascii="Cambria Math" w:hAnsi="Cambria Math"/>
                            </w:rPr>
                            <m:t>min</m:t>
                          </m:r>
                        </m:sup>
                        <m:e>
                          <m:sSubSup>
                            <m:sSubSupPr>
                              <m:ctrlPr>
                                <w:rPr>
                                  <w:rFonts w:ascii="Cambria Math" w:hAnsi="Cambria Math"/>
                                  <w:i/>
                                </w:rPr>
                              </m:ctrlPr>
                            </m:sSubSupPr>
                            <m:e>
                              <m:d>
                                <m:dPr>
                                  <m:begChr m:val="‖"/>
                                  <m:endChr m:val="‖"/>
                                  <m:ctrlPr>
                                    <w:rPr>
                                      <w:rFonts w:ascii="Cambria Math" w:hAnsi="Cambria Math"/>
                                      <w:i/>
                                    </w:rPr>
                                  </m:ctrlPr>
                                </m:dPr>
                                <m:e>
                                  <m:r>
                                    <m:rPr>
                                      <m:sty m:val="p"/>
                                    </m:rPr>
                                    <w:rPr>
                                      <w:rFonts w:ascii="Cambria Math" w:hAnsi="Cambria Math"/>
                                    </w:rPr>
                                    <m:t>Y-</m:t>
                                  </m:r>
                                  <m:sSub>
                                    <m:sSubPr>
                                      <m:ctrlPr>
                                        <w:rPr>
                                          <w:rFonts w:ascii="Cambria Math" w:hAnsi="Cambria Math"/>
                                        </w:rPr>
                                      </m:ctrlPr>
                                    </m:sSubPr>
                                    <m:e>
                                      <m:r>
                                        <w:rPr>
                                          <w:rFonts w:ascii="Cambria Math" w:hAnsi="Cambria Math"/>
                                        </w:rPr>
                                        <m:t>F</m:t>
                                      </m:r>
                                    </m:e>
                                    <m:sub>
                                      <m:r>
                                        <w:rPr>
                                          <w:rFonts w:ascii="Cambria Math" w:hAnsi="Cambria Math"/>
                                        </w:rPr>
                                        <m:t>u</m:t>
                                      </m:r>
                                    </m:sub>
                                  </m:sSub>
                                  <m:r>
                                    <m:rPr>
                                      <m:sty m:val="p"/>
                                    </m:rPr>
                                    <w:rPr>
                                      <w:rFonts w:ascii="Cambria Math" w:hAnsi="Cambria Math"/>
                                    </w:rPr>
                                    <m:t>X</m:t>
                                  </m:r>
                                </m:e>
                              </m:d>
                            </m:e>
                            <m:sub>
                              <m:r>
                                <m:rPr>
                                  <m:sty m:val="p"/>
                                </m:rPr>
                                <w:rPr>
                                  <w:rFonts w:ascii="Cambria Math" w:hAnsi="Cambria Math"/>
                                </w:rPr>
                                <m:t>2</m:t>
                              </m:r>
                            </m:sub>
                            <m:sup>
                              <m:r>
                                <m:rPr>
                                  <m:sty m:val="p"/>
                                </m:rPr>
                                <w:rPr>
                                  <w:rFonts w:ascii="Cambria Math" w:hAnsi="Cambria Math"/>
                                </w:rPr>
                                <m:t>2</m:t>
                              </m:r>
                            </m:sup>
                          </m:sSubSup>
                        </m:e>
                      </m:sPre>
                      <m:r>
                        <w:rPr>
                          <w:rFonts w:ascii="Cambria Math" w:hAnsi="Cambria Math"/>
                        </w:rPr>
                        <m:t>+</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L</m:t>
                          </m:r>
                        </m:sub>
                      </m:sSub>
                      <m:nary>
                        <m:naryPr>
                          <m:chr m:val="∑"/>
                          <m:limLoc m:val="undOvr"/>
                          <m:supHide m:val="1"/>
                          <m:ctrlPr>
                            <w:rPr>
                              <w:rFonts w:ascii="Cambria Math" w:hAnsi="Cambria Math"/>
                              <w:i/>
                            </w:rPr>
                          </m:ctrlPr>
                        </m:naryPr>
                        <m:sub>
                          <m:r>
                            <m:rPr>
                              <m:sty m:val="p"/>
                            </m:rPr>
                            <w:rPr>
                              <w:rFonts w:ascii="Cambria Math" w:hAnsi="Cambria Math"/>
                            </w:rPr>
                            <m:t>ij</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X-D</m:t>
                                  </m:r>
                                  <m:sSub>
                                    <m:sSubPr>
                                      <m:ctrlPr>
                                        <w:rPr>
                                          <w:rFonts w:ascii="Cambria Math" w:hAnsi="Cambria Math"/>
                                          <w:i/>
                                        </w:rPr>
                                      </m:ctrlPr>
                                    </m:sSubPr>
                                    <m:e>
                                      <m:r>
                                        <w:rPr>
                                          <w:rFonts w:ascii="Cambria Math" w:hAnsi="Cambria Math"/>
                                        </w:rPr>
                                        <m:t>α</m:t>
                                      </m:r>
                                    </m:e>
                                    <m:sub>
                                      <m:r>
                                        <w:rPr>
                                          <w:rFonts w:ascii="Cambria Math" w:hAnsi="Cambria Math"/>
                                        </w:rPr>
                                        <m:t>ij</m:t>
                                      </m:r>
                                    </m:sub>
                                  </m:sSub>
                                </m:e>
                              </m:d>
                            </m:e>
                            <m:sub>
                              <m:r>
                                <w:rPr>
                                  <w:rFonts w:ascii="Cambria Math" w:hAnsi="Cambria Math"/>
                                </w:rPr>
                                <m:t>2</m:t>
                              </m:r>
                            </m:sub>
                            <m:sup>
                              <m:r>
                                <w:rPr>
                                  <w:rFonts w:ascii="Cambria Math" w:hAnsi="Cambria Math"/>
                                </w:rPr>
                                <m:t>2</m:t>
                              </m:r>
                            </m:sup>
                          </m:sSubSup>
                        </m:e>
                      </m:nary>
                      <m:r>
                        <m:rPr>
                          <m:sty m:val="p"/>
                        </m:rP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λ</m:t>
                              </m:r>
                            </m:e>
                            <m:sub>
                              <m:r>
                                <w:rPr>
                                  <w:rFonts w:ascii="Cambria Math" w:hAnsi="Cambria Math"/>
                                </w:rPr>
                                <m:t>G</m:t>
                              </m:r>
                            </m:sub>
                          </m:sSub>
                          <m:d>
                            <m:dPr>
                              <m:begChr m:val="‖"/>
                              <m:endChr m:val="‖"/>
                              <m:ctrlPr>
                                <w:rPr>
                                  <w:rFonts w:ascii="Cambria Math" w:hAnsi="Cambria Math"/>
                                  <w:i/>
                                </w:rPr>
                              </m:ctrlPr>
                            </m:dPr>
                            <m:e>
                              <m:r>
                                <w:rPr>
                                  <w:rFonts w:ascii="Cambria Math" w:hAnsi="Cambria Math"/>
                                </w:rPr>
                                <m:t>ψX</m:t>
                              </m:r>
                            </m:e>
                          </m:d>
                        </m:e>
                        <m:sub>
                          <m:r>
                            <w:rPr>
                              <w:rFonts w:ascii="Cambria Math" w:hAnsi="Cambria Math"/>
                            </w:rPr>
                            <m:t>1</m:t>
                          </m:r>
                        </m:sub>
                      </m:sSub>
                    </m:e>
                  </m:mr>
                  <m:mr>
                    <m:e>
                      <m:r>
                        <m:rPr>
                          <m:sty m:val="p"/>
                        </m:rPr>
                        <w:rPr>
                          <w:rFonts w:ascii="Cambria Math" w:hAnsi="Cambria Math"/>
                        </w:rPr>
                        <m:t xml:space="preserve">s.t.  </m:t>
                      </m:r>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ij</m:t>
                                  </m:r>
                                </m:sub>
                              </m:sSub>
                            </m:e>
                          </m:d>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 i,j</m:t>
                      </m:r>
                    </m:e>
                  </m:mr>
                </m:m>
              </m:oMath>
            </m:oMathPara>
          </w:p>
        </w:tc>
        <w:tc>
          <w:tcPr>
            <w:tcW w:w="750" w:type="pct"/>
            <w:tcBorders>
              <w:top w:val="nil"/>
              <w:left w:val="nil"/>
              <w:bottom w:val="nil"/>
              <w:right w:val="nil"/>
            </w:tcBorders>
            <w:tcMar>
              <w:left w:w="0" w:type="dxa"/>
              <w:right w:w="0" w:type="dxa"/>
            </w:tcMar>
            <w:vAlign w:val="center"/>
          </w:tcPr>
          <w:p w14:paraId="18356BE2" w14:textId="77777777" w:rsidR="006032E1" w:rsidRDefault="006032E1" w:rsidP="00B67ABF">
            <w:pPr>
              <w:jc w:val="right"/>
            </w:pPr>
            <w:r>
              <w:rPr>
                <w:rFonts w:hint="eastAsia"/>
              </w:rPr>
              <w:t>(</w:t>
            </w:r>
            <w:r>
              <w:t>1)</w:t>
            </w:r>
          </w:p>
        </w:tc>
      </w:tr>
    </w:tbl>
    <w:p w14:paraId="6C004F3E" w14:textId="4E7AEE2C" w:rsidR="00FB1166" w:rsidRPr="003C0E1B" w:rsidRDefault="00891EAE" w:rsidP="008421F0">
      <w:pPr>
        <w:spacing w:line="360" w:lineRule="auto"/>
      </w:pPr>
      <w:r>
        <w:rPr>
          <w:rFonts w:ascii="Times New Roman" w:hAnsi="Times New Roman"/>
        </w:rPr>
        <w:t>Where</w:t>
      </w:r>
      <w:r w:rsidR="00594F70">
        <w:rPr>
          <w:rFonts w:ascii="Times New Roman" w:hAnsi="Times New Roman"/>
        </w:rPr>
        <w:t>,</w:t>
      </w:r>
      <m:oMath>
        <m:r>
          <w:rPr>
            <w:rFonts w:ascii="Cambria Math" w:hAnsi="Cambria Math"/>
          </w:rPr>
          <m:t xml:space="preserve"> X</m:t>
        </m:r>
      </m:oMath>
      <w:r w:rsidR="004747E4">
        <w:rPr>
          <w:rFonts w:ascii="Times New Roman" w:hAnsi="Times New Roman" w:hint="eastAsia"/>
        </w:rPr>
        <w:t xml:space="preserve"> </w:t>
      </w:r>
      <w:r w:rsidR="004747E4">
        <w:rPr>
          <w:rFonts w:ascii="Times New Roman" w:hAnsi="Times New Roman"/>
        </w:rPr>
        <w:t>is the image to be reconstructed</w:t>
      </w:r>
      <w:r w:rsidR="002E38BA">
        <w:rPr>
          <w:rFonts w:ascii="Times New Roman" w:hAnsi="Times New Roman"/>
        </w:rPr>
        <w:t>,</w:t>
      </w:r>
      <w:r w:rsidR="001C1509">
        <w:rPr>
          <w:rFonts w:ascii="Times New Roman" w:hAnsi="Times New Roman"/>
        </w:rPr>
        <w:t xml:space="preserve"> </w:t>
      </w:r>
      <m:oMath>
        <m:r>
          <m:rPr>
            <m:sty m:val="p"/>
          </m:rPr>
          <w:rPr>
            <w:rFonts w:ascii="Cambria Math" w:hAnsi="Cambria Math"/>
          </w:rPr>
          <m:t>Y</m:t>
        </m:r>
      </m:oMath>
      <w:r w:rsidR="001C1509">
        <w:rPr>
          <w:rFonts w:ascii="Times New Roman" w:hAnsi="Times New Roman"/>
        </w:rPr>
        <w:t xml:space="preserve"> is the under-sampled k-space measurement,</w:t>
      </w:r>
      <w:r w:rsidR="00897AF1">
        <w:rPr>
          <w:rFonts w:ascii="Times New Roman" w:hAnsi="Times New Roman"/>
        </w:rPr>
        <w:t xml:space="preserve"> and</w:t>
      </w:r>
      <w:r w:rsidR="001C1509">
        <w:rPr>
          <w:rFonts w:ascii="Times New Roman" w:hAnsi="Times New Roman"/>
        </w:rPr>
        <w:t xml:space="preserve"> </w:t>
      </w:r>
      <m:oMath>
        <m:sSub>
          <m:sSubPr>
            <m:ctrlPr>
              <w:rPr>
                <w:rFonts w:ascii="Cambria Math" w:hAnsi="Cambria Math"/>
              </w:rPr>
            </m:ctrlPr>
          </m:sSubPr>
          <m:e>
            <m:r>
              <w:rPr>
                <w:rFonts w:ascii="Cambria Math" w:hAnsi="Cambria Math"/>
              </w:rPr>
              <m:t>F</m:t>
            </m:r>
          </m:e>
          <m:sub>
            <m:r>
              <w:rPr>
                <w:rFonts w:ascii="Cambria Math" w:hAnsi="Cambria Math"/>
              </w:rPr>
              <m:t>u</m:t>
            </m:r>
          </m:sub>
        </m:sSub>
      </m:oMath>
      <w:r w:rsidR="001C1509">
        <w:rPr>
          <w:rFonts w:ascii="Times New Roman" w:hAnsi="Times New Roman" w:hint="eastAsia"/>
        </w:rPr>
        <w:t xml:space="preserve"> </w:t>
      </w:r>
      <w:r w:rsidR="001C1509">
        <w:rPr>
          <w:rFonts w:ascii="Times New Roman" w:hAnsi="Times New Roman"/>
        </w:rPr>
        <w:t xml:space="preserve">is </w:t>
      </w:r>
      <w:r w:rsidR="001C1509">
        <w:rPr>
          <w:rFonts w:ascii="Times New Roman" w:hAnsi="Times New Roman" w:hint="eastAsia"/>
        </w:rPr>
        <w:t xml:space="preserve">the </w:t>
      </w:r>
      <w:r w:rsidR="001C1509">
        <w:rPr>
          <w:rFonts w:ascii="Times New Roman" w:hAnsi="Times New Roman"/>
        </w:rPr>
        <w:t>partial Fourier transform</w:t>
      </w:r>
      <w:r w:rsidR="001C1509">
        <w:rPr>
          <w:rFonts w:ascii="Times New Roman" w:hAnsi="Times New Roman" w:hint="eastAsia"/>
        </w:rPr>
        <w:t>.</w:t>
      </w:r>
      <w:r w:rsidR="001C1509">
        <w:rPr>
          <w:rFonts w:ascii="Times New Roman" w:hAnsi="Times New Roman"/>
        </w:rPr>
        <w:t xml:space="preserve"> The first term in </w:t>
      </w:r>
      <m:oMath>
        <m:sSub>
          <m:sSubPr>
            <m:ctrlPr>
              <w:rPr>
                <w:rFonts w:ascii="Cambria Math" w:eastAsiaTheme="minorEastAsia" w:hAnsi="Cambria Math" w:cstheme="minorBidi"/>
                <w:b/>
                <w:sz w:val="21"/>
              </w:rPr>
            </m:ctrlPr>
          </m:sSubPr>
          <m:e>
            <m:r>
              <m:rPr>
                <m:sty m:val="bi"/>
              </m:rPr>
              <w:rPr>
                <w:rFonts w:ascii="Cambria Math" w:hAnsi="Cambria Math"/>
              </w:rPr>
              <m:t>P</m:t>
            </m:r>
          </m:e>
          <m:sub>
            <m:r>
              <m:rPr>
                <m:sty m:val="bi"/>
              </m:rPr>
              <w:rPr>
                <w:rFonts w:ascii="Cambria Math" w:hAnsi="Cambria Math"/>
              </w:rPr>
              <m:t>0</m:t>
            </m:r>
          </m:sub>
        </m:sSub>
      </m:oMath>
      <w:r w:rsidR="001C1509">
        <w:rPr>
          <w:rFonts w:ascii="Times New Roman" w:hAnsi="Times New Roman" w:hint="eastAsia"/>
          <w:b/>
          <w:sz w:val="21"/>
        </w:rPr>
        <w:t xml:space="preserve"> </w:t>
      </w:r>
      <w:r w:rsidR="001C1509" w:rsidRPr="00CE23D8">
        <w:rPr>
          <w:rFonts w:ascii="Times New Roman" w:hAnsi="Times New Roman"/>
          <w:sz w:val="21"/>
        </w:rPr>
        <w:t>hold</w:t>
      </w:r>
      <w:r w:rsidR="001C1509">
        <w:rPr>
          <w:rFonts w:ascii="Times New Roman" w:hAnsi="Times New Roman"/>
        </w:rPr>
        <w:t>s data consistency in k-space.</w:t>
      </w:r>
      <w:r w:rsidR="00FF4479">
        <w:rPr>
          <w:rFonts w:ascii="Times New Roman" w:hAnsi="Times New Roman"/>
        </w:rPr>
        <w:t xml:space="preserve"> In second term of </w:t>
      </w:r>
      <m:oMath>
        <m:sSub>
          <m:sSubPr>
            <m:ctrlPr>
              <w:rPr>
                <w:rFonts w:ascii="Cambria Math" w:eastAsiaTheme="minorEastAsia" w:hAnsi="Cambria Math" w:cstheme="minorBidi"/>
                <w:b/>
                <w:sz w:val="21"/>
              </w:rPr>
            </m:ctrlPr>
          </m:sSubPr>
          <m:e>
            <m:r>
              <m:rPr>
                <m:sty m:val="bi"/>
              </m:rPr>
              <w:rPr>
                <w:rFonts w:ascii="Cambria Math" w:hAnsi="Cambria Math"/>
              </w:rPr>
              <m:t>P</m:t>
            </m:r>
          </m:e>
          <m:sub>
            <m:r>
              <m:rPr>
                <m:sty m:val="bi"/>
              </m:rPr>
              <w:rPr>
                <w:rFonts w:ascii="Cambria Math" w:hAnsi="Cambria Math"/>
              </w:rPr>
              <m:t>0</m:t>
            </m:r>
          </m:sub>
        </m:sSub>
      </m:oMath>
      <w:r w:rsidR="00FF4479">
        <w:rPr>
          <w:rFonts w:ascii="Times New Roman" w:hAnsi="Times New Roman"/>
        </w:rPr>
        <w:t>,</w:t>
      </w:r>
      <w:r w:rsidR="00175B97">
        <w:rPr>
          <w:rFonts w:ascii="Times New Roman" w:hAnsi="Times New Roman"/>
        </w:rP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175B97">
        <w:rPr>
          <w:rFonts w:ascii="Times New Roman" w:hAnsi="Times New Roman" w:hint="eastAsia"/>
        </w:rPr>
        <w:t xml:space="preserve"> </w:t>
      </w:r>
      <w:r w:rsidR="00175B97">
        <w:rPr>
          <w:rFonts w:ascii="Times New Roman" w:hAnsi="Times New Roman"/>
        </w:rPr>
        <w:t xml:space="preserve">is patch extraction operation, and </w:t>
      </w:r>
      <m:oMath>
        <m:r>
          <w:rPr>
            <w:rFonts w:ascii="Cambria Math" w:hAnsi="Cambria Math"/>
          </w:rPr>
          <w:lastRenderedPageBreak/>
          <m:t>D</m:t>
        </m:r>
      </m:oMath>
      <w:r w:rsidR="00175B97">
        <w:rPr>
          <w:rFonts w:ascii="Times New Roman" w:hAnsi="Times New Roman"/>
        </w:rPr>
        <w:t xml:space="preserve"> is</w:t>
      </w:r>
      <w:r w:rsidR="00175B97">
        <w:rPr>
          <w:rFonts w:ascii="Times New Roman" w:hAnsi="Times New Roman" w:hint="eastAsia"/>
        </w:rPr>
        <w:t xml:space="preserve"> the learned dictionary </w:t>
      </w:r>
      <w:r w:rsidR="00175B97">
        <w:rPr>
          <w:rFonts w:ascii="Times New Roman" w:hAnsi="Times New Roman"/>
        </w:rPr>
        <w:t>under</w:t>
      </w:r>
      <w:r w:rsidR="00175B97">
        <w:rPr>
          <w:rFonts w:ascii="Times New Roman" w:hAnsi="Times New Roman" w:hint="eastAsia"/>
        </w:rPr>
        <w:t xml:space="preserve"> which the </w:t>
      </w:r>
      <w:r w:rsidR="00175B97">
        <w:rPr>
          <w:rFonts w:ascii="Times New Roman" w:hAnsi="Times New Roman"/>
        </w:rPr>
        <w:t xml:space="preserve">corresponding patch </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X</m:t>
        </m:r>
      </m:oMath>
      <w:r w:rsidR="00175B97">
        <w:rPr>
          <w:rFonts w:ascii="Times New Roman" w:hAnsi="Times New Roman"/>
        </w:rPr>
        <w:t xml:space="preserve"> </w:t>
      </w:r>
      <w:r w:rsidR="00175B97">
        <w:rPr>
          <w:rFonts w:ascii="Times New Roman" w:hAnsi="Times New Roman" w:hint="eastAsia"/>
        </w:rPr>
        <w:t xml:space="preserve">has sparse </w:t>
      </w:r>
      <w:r w:rsidR="00175B97">
        <w:rPr>
          <w:rFonts w:ascii="Times New Roman" w:hAnsi="Times New Roman"/>
        </w:rPr>
        <w:t xml:space="preserve">representation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FD219D">
        <w:rPr>
          <w:rFonts w:ascii="Times New Roman" w:hAnsi="Times New Roman" w:hint="eastAsia"/>
        </w:rPr>
        <w:t xml:space="preserve"> </w:t>
      </w:r>
      <w:r w:rsidR="008C7741">
        <w:rPr>
          <w:rFonts w:ascii="Times New Roman" w:hAnsi="Times New Roman"/>
        </w:rPr>
        <w:t>constrained by sparse level</w:t>
      </w:r>
      <w:r w:rsidR="00FD219D">
        <w:rPr>
          <w:rFonts w:ascii="Times New Roman" w:hAnsi="Times New Roman" w:hint="eastAsia"/>
        </w:rPr>
        <w:t xml:space="preserve">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oMath>
      <w:r w:rsidR="00175B97">
        <w:rPr>
          <w:rFonts w:ascii="Times New Roman" w:hAnsi="Times New Roman"/>
        </w:rPr>
        <w:t>.</w:t>
      </w:r>
      <w:r w:rsidR="00374AEC">
        <w:rPr>
          <w:rFonts w:ascii="Times New Roman" w:hAnsi="Times New Roman" w:hint="eastAsia"/>
        </w:rPr>
        <w:t xml:space="preserve"> </w:t>
      </w:r>
      <m:oMath>
        <m:r>
          <m:rPr>
            <m:sty m:val="b"/>
          </m:rPr>
          <w:rPr>
            <w:rFonts w:ascii="Cambria Math" w:hAnsi="Cambria Math"/>
          </w:rPr>
          <m:t>Λ</m:t>
        </m:r>
        <m:r>
          <m:rPr>
            <m:sty m:val="b"/>
          </m:rP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r>
          <m:rPr>
            <m:sty m:val="b"/>
          </m:rPr>
          <w:rPr>
            <w:rFonts w:ascii="Cambria Math" w:hAnsi="Cambria Math"/>
          </w:rPr>
          <m:t>|</m:t>
        </m:r>
        <m:r>
          <w:rPr>
            <w:rFonts w:ascii="Cambria Math" w:hAnsi="Cambria Math"/>
          </w:rPr>
          <m:t>∀ i,j</m:t>
        </m:r>
        <m:r>
          <m:rPr>
            <m:sty m:val="b"/>
          </m:rPr>
          <w:rPr>
            <w:rFonts w:ascii="Cambria Math" w:hAnsi="Cambria Math"/>
          </w:rPr>
          <m:t>}</m:t>
        </m:r>
      </m:oMath>
      <w:r w:rsidR="00762C73" w:rsidRPr="00504331">
        <w:rPr>
          <w:rFonts w:ascii="Times New Roman" w:hAnsi="Times New Roman" w:hint="eastAsia"/>
        </w:rPr>
        <w:t>.</w:t>
      </w:r>
      <w:r w:rsidR="00762C73">
        <w:rPr>
          <w:rFonts w:ascii="Times New Roman" w:hAnsi="Times New Roman" w:hint="eastAsia"/>
          <w:b/>
        </w:rPr>
        <w:t xml:space="preserve"> </w:t>
      </w:r>
      <w:r w:rsidR="00AF6DF6">
        <w:rPr>
          <w:rFonts w:ascii="Times New Roman" w:hAnsi="Times New Roman"/>
        </w:rPr>
        <w:t xml:space="preserve">In the </w:t>
      </w:r>
      <w:r w:rsidR="00122909">
        <w:rPr>
          <w:rFonts w:ascii="Times New Roman" w:hAnsi="Times New Roman"/>
        </w:rPr>
        <w:t>last</w:t>
      </w:r>
      <w:r w:rsidR="00AF6DF6">
        <w:rPr>
          <w:rFonts w:ascii="Times New Roman" w:hAnsi="Times New Roman"/>
        </w:rPr>
        <w:t xml:space="preserve"> term of </w:t>
      </w:r>
      <m:oMath>
        <m:sSub>
          <m:sSubPr>
            <m:ctrlPr>
              <w:rPr>
                <w:rFonts w:ascii="Cambria Math" w:eastAsiaTheme="minorEastAsia" w:hAnsi="Cambria Math" w:cstheme="minorBidi"/>
                <w:b/>
                <w:sz w:val="21"/>
              </w:rPr>
            </m:ctrlPr>
          </m:sSubPr>
          <m:e>
            <m:r>
              <m:rPr>
                <m:sty m:val="bi"/>
              </m:rPr>
              <w:rPr>
                <w:rFonts w:ascii="Cambria Math" w:hAnsi="Cambria Math"/>
              </w:rPr>
              <m:t>P</m:t>
            </m:r>
          </m:e>
          <m:sub>
            <m:r>
              <m:rPr>
                <m:sty m:val="bi"/>
              </m:rPr>
              <w:rPr>
                <w:rFonts w:ascii="Cambria Math" w:hAnsi="Cambria Math"/>
              </w:rPr>
              <m:t>0</m:t>
            </m:r>
          </m:sub>
        </m:sSub>
      </m:oMath>
      <w:r w:rsidR="00AF6DF6">
        <w:rPr>
          <w:rFonts w:ascii="Times New Roman" w:hAnsi="Times New Roman"/>
        </w:rPr>
        <w:t xml:space="preserve">, </w:t>
      </w:r>
      <w:r w:rsidR="00147DBC">
        <w:rPr>
          <w:rFonts w:ascii="Times New Roman" w:hAnsi="Times New Roman"/>
        </w:rPr>
        <w:t xml:space="preserve">sparse representation of </w:t>
      </w:r>
      <m:oMath>
        <m:r>
          <m:rPr>
            <m:sty m:val="p"/>
          </m:rPr>
          <w:rPr>
            <w:rFonts w:ascii="Cambria Math" w:hAnsi="Cambria Math"/>
          </w:rPr>
          <m:t>X</m:t>
        </m:r>
      </m:oMath>
      <w:r w:rsidR="00141187" w:rsidDel="00141187">
        <w:rPr>
          <w:rFonts w:ascii="Times New Roman" w:hAnsi="Times New Roman"/>
        </w:rPr>
        <w:t xml:space="preserve"> </w:t>
      </w:r>
      <w:r w:rsidR="00147DBC">
        <w:rPr>
          <w:rFonts w:ascii="Times New Roman" w:hAnsi="Times New Roman"/>
        </w:rPr>
        <w:t xml:space="preserve"> is obtained directly under </w:t>
      </w:r>
      <m:oMath>
        <m:r>
          <w:rPr>
            <w:rFonts w:ascii="Cambria Math" w:hAnsi="Cambria Math"/>
          </w:rPr>
          <m:t>ψ</m:t>
        </m:r>
      </m:oMath>
      <w:r w:rsidR="001C0C96">
        <w:rPr>
          <w:rFonts w:ascii="Times New Roman" w:hAnsi="Times New Roman" w:hint="eastAsia"/>
        </w:rPr>
        <w:t xml:space="preserve"> </w:t>
      </w:r>
      <w:r w:rsidR="00C933E3">
        <w:rPr>
          <w:rFonts w:ascii="Times New Roman" w:hAnsi="Times New Roman"/>
        </w:rPr>
        <w:t xml:space="preserve">which </w:t>
      </w:r>
      <w:r w:rsidR="002A56D2">
        <w:rPr>
          <w:rFonts w:ascii="Times New Roman" w:hAnsi="Times New Roman" w:hint="eastAsia"/>
        </w:rPr>
        <w:t>is the global sparse transform</w:t>
      </w:r>
      <w:r w:rsidR="007519C0">
        <w:rPr>
          <w:rFonts w:ascii="Times New Roman" w:hAnsi="Times New Roman"/>
        </w:rPr>
        <w:t xml:space="preserve"> depicted in backg</w:t>
      </w:r>
      <w:r w:rsidR="00863A46">
        <w:rPr>
          <w:rFonts w:ascii="Times New Roman" w:hAnsi="Times New Roman"/>
        </w:rPr>
        <w:t>round</w:t>
      </w:r>
      <w:r w:rsidR="002A56D2">
        <w:rPr>
          <w:rFonts w:ascii="Times New Roman" w:hAnsi="Times New Roman" w:hint="eastAsia"/>
        </w:rPr>
        <w:t>.</w:t>
      </w:r>
      <w:r w:rsidR="00CF06BA">
        <w:rPr>
          <w:rFonts w:ascii="Times New Roman" w:hAnsi="Times New Roman" w:hint="eastAsia"/>
        </w:rPr>
        <w:t xml:space="preserve"> </w:t>
      </w:r>
      <w:r w:rsidR="00357D5E">
        <w:rPr>
          <w:rFonts w:ascii="Times New Roman" w:hAnsi="Times New Roman" w:hint="eastAsia"/>
        </w:rPr>
        <w:t>The parameter</w:t>
      </w:r>
      <w:r w:rsidR="00357D5E">
        <w:rPr>
          <w:rFonts w:ascii="Times New Roman" w:hAnsi="Times New Roman"/>
        </w:rPr>
        <w:t>s</w:t>
      </w:r>
      <w:r w:rsidR="00357D5E">
        <w:rPr>
          <w:rFonts w:ascii="Times New Roman" w:hAnsi="Times New Roman" w:hint="eastAsia"/>
        </w:rPr>
        <w:t xml:space="preserve">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L</m:t>
            </m:r>
          </m:sub>
        </m:sSub>
      </m:oMath>
      <w:r w:rsidR="00357D5E">
        <w:rPr>
          <w:rFonts w:ascii="Times New Roman" w:hAnsi="Times New Roman" w:hint="eastAsia"/>
        </w:rPr>
        <w:t xml:space="preserve">and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G</m:t>
            </m:r>
          </m:sub>
        </m:sSub>
      </m:oMath>
      <w:r w:rsidR="00357D5E">
        <w:rPr>
          <w:rFonts w:ascii="Times New Roman" w:hAnsi="Times New Roman"/>
        </w:rPr>
        <w:t xml:space="preserve"> </w:t>
      </w:r>
      <w:r w:rsidR="0029635B">
        <w:rPr>
          <w:rFonts w:ascii="Times New Roman" w:hAnsi="Times New Roman"/>
        </w:rPr>
        <w:t xml:space="preserve">are used </w:t>
      </w:r>
      <w:r w:rsidR="00357D5E">
        <w:rPr>
          <w:rFonts w:ascii="Times New Roman" w:hAnsi="Times New Roman"/>
        </w:rPr>
        <w:t xml:space="preserve">to promote and </w:t>
      </w:r>
      <w:r w:rsidR="00786B58">
        <w:rPr>
          <w:rFonts w:ascii="Times New Roman" w:hAnsi="Times New Roman" w:hint="eastAsia"/>
        </w:rPr>
        <w:t xml:space="preserve">balance </w:t>
      </w:r>
      <w:r w:rsidR="00357D5E">
        <w:rPr>
          <w:rFonts w:ascii="Times New Roman" w:hAnsi="Times New Roman"/>
        </w:rPr>
        <w:t>the</w:t>
      </w:r>
      <w:r w:rsidR="00322FE6">
        <w:rPr>
          <w:rFonts w:ascii="Times New Roman" w:hAnsi="Times New Roman" w:hint="eastAsia"/>
        </w:rPr>
        <w:t xml:space="preserve"> patch-level or global sparsity</w:t>
      </w:r>
      <w:r w:rsidR="00357D5E">
        <w:rPr>
          <w:rFonts w:ascii="Times New Roman" w:hAnsi="Times New Roman"/>
        </w:rPr>
        <w:t>.</w:t>
      </w:r>
      <w:r w:rsidR="00322FE6">
        <w:rPr>
          <w:rFonts w:ascii="Times New Roman" w:hAnsi="Times New Roman" w:hint="eastAsia"/>
        </w:rPr>
        <w:t xml:space="preserve"> </w:t>
      </w:r>
      <w:r w:rsidR="00357D5E">
        <w:rPr>
          <w:rFonts w:ascii="Times New Roman" w:hAnsi="Times New Roman"/>
        </w:rPr>
        <w:t>Obviously, when</w:t>
      </w:r>
      <w:r w:rsidR="00322FE6">
        <w:rPr>
          <w:rFonts w:ascii="Times New Roman" w:hAnsi="Times New Roman" w:hint="eastAsia"/>
        </w:rPr>
        <w:t xml:space="preserve">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L</m:t>
            </m:r>
          </m:sub>
        </m:sSub>
        <m:r>
          <m:rPr>
            <m:sty m:val="p"/>
          </m:rPr>
          <w:rPr>
            <w:rFonts w:ascii="Cambria Math" w:hAnsi="Cambria Math"/>
          </w:rPr>
          <m:t>=0</m:t>
        </m:r>
      </m:oMath>
      <w:r w:rsidR="00322FE6">
        <w:rPr>
          <w:rFonts w:ascii="Times New Roman" w:hAnsi="Times New Roman" w:hint="eastAsia"/>
        </w:rPr>
        <w:t xml:space="preserve"> or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G</m:t>
            </m:r>
          </m:sub>
        </m:sSub>
        <m:r>
          <m:rPr>
            <m:sty m:val="p"/>
          </m:rPr>
          <w:rPr>
            <w:rFonts w:ascii="Cambria Math" w:hAnsi="Cambria Math"/>
          </w:rPr>
          <m:t>=0</m:t>
        </m:r>
      </m:oMath>
      <w:r w:rsidR="00322FE6">
        <w:rPr>
          <w:rFonts w:ascii="Times New Roman" w:hAnsi="Times New Roman" w:hint="eastAsia"/>
        </w:rPr>
        <w:t xml:space="preserve">, </w:t>
      </w:r>
      <w:r w:rsidR="0029635B">
        <w:rPr>
          <w:rFonts w:ascii="Times New Roman" w:hAnsi="Times New Roman"/>
        </w:rPr>
        <w:t xml:space="preserve">the model </w:t>
      </w:r>
      <w:r w:rsidR="00322FE6">
        <w:rPr>
          <w:rFonts w:ascii="Times New Roman" w:hAnsi="Times New Roman" w:hint="eastAsia"/>
        </w:rPr>
        <w:t>degrades to t</w:t>
      </w:r>
      <w:r w:rsidR="00357D5E">
        <w:rPr>
          <w:rFonts w:ascii="Times New Roman" w:hAnsi="Times New Roman" w:hint="eastAsia"/>
        </w:rPr>
        <w:t>he DLMRI or CSMR</w:t>
      </w:r>
      <w:r w:rsidR="00045325">
        <w:rPr>
          <w:rFonts w:ascii="Times New Roman" w:hAnsi="Times New Roman" w:hint="eastAsia"/>
        </w:rPr>
        <w:t>I</w:t>
      </w:r>
      <w:r w:rsidR="00357D5E">
        <w:rPr>
          <w:rFonts w:ascii="Times New Roman" w:hAnsi="Times New Roman" w:hint="eastAsia"/>
        </w:rPr>
        <w:t xml:space="preserve">, </w:t>
      </w:r>
      <w:r w:rsidR="00AF58CE">
        <w:rPr>
          <w:rFonts w:ascii="Times New Roman" w:hAnsi="Times New Roman"/>
        </w:rPr>
        <w:t>respectively</w:t>
      </w:r>
      <w:r w:rsidR="00357D5E">
        <w:rPr>
          <w:rFonts w:ascii="Times New Roman" w:hAnsi="Times New Roman" w:hint="eastAsia"/>
        </w:rPr>
        <w:t>.</w:t>
      </w:r>
    </w:p>
    <w:p w14:paraId="62ECE932" w14:textId="77777777" w:rsidR="00032AC0" w:rsidRDefault="00032AC0" w:rsidP="00032AC0">
      <w:pPr>
        <w:pStyle w:val="1"/>
        <w:autoSpaceDE w:val="0"/>
        <w:autoSpaceDN w:val="0"/>
        <w:adjustRightInd w:val="0"/>
        <w:spacing w:line="360" w:lineRule="auto"/>
        <w:ind w:firstLineChars="0" w:firstLine="0"/>
        <w:jc w:val="left"/>
        <w:rPr>
          <w:rFonts w:ascii="Times New Roman" w:hAnsi="Times New Roman"/>
          <w:b/>
          <w:szCs w:val="24"/>
        </w:rPr>
      </w:pPr>
    </w:p>
    <w:p w14:paraId="35BAFDC1" w14:textId="77777777" w:rsidR="00032AC0" w:rsidRPr="00032AC0" w:rsidRDefault="007D7675" w:rsidP="00032AC0">
      <w:pPr>
        <w:pStyle w:val="1"/>
        <w:numPr>
          <w:ilvl w:val="0"/>
          <w:numId w:val="6"/>
        </w:numPr>
        <w:autoSpaceDE w:val="0"/>
        <w:autoSpaceDN w:val="0"/>
        <w:adjustRightInd w:val="0"/>
        <w:spacing w:line="360" w:lineRule="auto"/>
        <w:ind w:firstLineChars="0"/>
        <w:jc w:val="left"/>
        <w:rPr>
          <w:rFonts w:ascii="Times New Roman" w:hAnsi="Times New Roman"/>
          <w:b/>
          <w:szCs w:val="24"/>
        </w:rPr>
      </w:pPr>
      <w:r>
        <w:rPr>
          <w:rFonts w:ascii="Times New Roman" w:hAnsi="Times New Roman"/>
          <w:b/>
          <w:szCs w:val="24"/>
        </w:rPr>
        <w:t>Algorithm</w:t>
      </w:r>
    </w:p>
    <w:p w14:paraId="4EEC998C" w14:textId="4131CCA2" w:rsidR="001E0CB6" w:rsidRPr="007E0403" w:rsidRDefault="00444897" w:rsidP="00D42370">
      <w:pPr>
        <w:spacing w:line="360" w:lineRule="auto"/>
        <w:ind w:firstLine="360"/>
        <w:rPr>
          <w:rFonts w:ascii="Times New Roman" w:hAnsi="Times New Roman"/>
        </w:rPr>
      </w:pPr>
      <w:r>
        <w:rPr>
          <w:rFonts w:ascii="Times New Roman" w:hAnsi="Times New Roman" w:hint="eastAsia"/>
        </w:rPr>
        <w:t xml:space="preserve">Problem </w:t>
      </w:r>
      <m:oMath>
        <m:sSub>
          <m:sSubPr>
            <m:ctrlPr>
              <w:rPr>
                <w:rFonts w:ascii="Cambria Math" w:eastAsiaTheme="minorEastAsia" w:hAnsi="Cambria Math" w:cstheme="minorBidi"/>
                <w:b/>
                <w:sz w:val="21"/>
              </w:rPr>
            </m:ctrlPr>
          </m:sSubPr>
          <m:e>
            <m:r>
              <m:rPr>
                <m:sty m:val="bi"/>
              </m:rPr>
              <w:rPr>
                <w:rFonts w:ascii="Cambria Math" w:hAnsi="Cambria Math"/>
              </w:rPr>
              <m:t>P</m:t>
            </m:r>
          </m:e>
          <m:sub>
            <m:r>
              <m:rPr>
                <m:sty m:val="bi"/>
              </m:rPr>
              <w:rPr>
                <w:rFonts w:ascii="Cambria Math" w:hAnsi="Cambria Math"/>
              </w:rPr>
              <m:t>0</m:t>
            </m:r>
          </m:sub>
        </m:sSub>
      </m:oMath>
      <w:r w:rsidR="00DB22D4">
        <w:rPr>
          <w:rFonts w:ascii="Times New Roman" w:hAnsi="Times New Roman"/>
        </w:rPr>
        <w:t xml:space="preserve"> </w:t>
      </w:r>
      <w:r w:rsidR="00D01567">
        <w:rPr>
          <w:rFonts w:ascii="Times New Roman" w:hAnsi="Times New Roman" w:hint="eastAsia"/>
        </w:rPr>
        <w:t xml:space="preserve">is solved using two alternated </w:t>
      </w:r>
      <w:r>
        <w:rPr>
          <w:rFonts w:ascii="Times New Roman" w:hAnsi="Times New Roman" w:hint="eastAsia"/>
        </w:rPr>
        <w:t>procedure</w:t>
      </w:r>
      <w:r w:rsidR="005071A2">
        <w:rPr>
          <w:rFonts w:ascii="Times New Roman" w:hAnsi="Times New Roman"/>
        </w:rPr>
        <w:t>s. First,</w:t>
      </w:r>
      <w:r>
        <w:rPr>
          <w:rFonts w:ascii="Times New Roman" w:hAnsi="Times New Roman" w:hint="eastAsia"/>
        </w:rPr>
        <w:t xml:space="preserve"> </w:t>
      </w:r>
      <w:r w:rsidR="00345C52">
        <w:rPr>
          <w:rFonts w:ascii="Times New Roman" w:hAnsi="Times New Roman"/>
        </w:rPr>
        <w:t>the</w:t>
      </w:r>
      <w:r w:rsidR="005071A2">
        <w:rPr>
          <w:rFonts w:ascii="Times New Roman" w:hAnsi="Times New Roman"/>
        </w:rPr>
        <w:t xml:space="preserve"> dictionary </w:t>
      </w:r>
      <m:oMath>
        <m:r>
          <w:rPr>
            <w:rFonts w:ascii="Cambria Math" w:hAnsi="Cambria Math"/>
          </w:rPr>
          <m:t>D</m:t>
        </m:r>
      </m:oMath>
      <w:r w:rsidR="00D009B3">
        <w:rPr>
          <w:rFonts w:ascii="Times New Roman" w:hAnsi="Times New Roman"/>
        </w:rPr>
        <w:t xml:space="preserve"> </w:t>
      </w:r>
      <w:r w:rsidR="005071A2">
        <w:rPr>
          <w:rFonts w:ascii="Times New Roman" w:hAnsi="Times New Roman"/>
        </w:rPr>
        <w:t>is learned from an initial guess of the image</w:t>
      </w:r>
      <w:r w:rsidR="009D5C46">
        <w:rPr>
          <w:rFonts w:ascii="Times New Roman" w:hAnsi="Times New Roman"/>
        </w:rPr>
        <w:t xml:space="preserve">, </w:t>
      </w:r>
      <w:r w:rsidR="005071A2">
        <w:rPr>
          <w:rFonts w:ascii="Times New Roman" w:hAnsi="Times New Roman"/>
        </w:rPr>
        <w:t>and</w:t>
      </w:r>
      <w:r w:rsidR="009D5C46">
        <w:rPr>
          <w:rFonts w:ascii="Times New Roman" w:hAnsi="Times New Roman"/>
        </w:rPr>
        <w:t xml:space="preserve"> </w:t>
      </w:r>
      <w:r w:rsidR="006A4803">
        <w:rPr>
          <w:rFonts w:ascii="Times New Roman" w:hAnsi="Times New Roman"/>
        </w:rPr>
        <w:t>then</w:t>
      </w:r>
      <w:r w:rsidR="00113C81">
        <w:rPr>
          <w:rFonts w:ascii="Times New Roman" w:hAnsi="Times New Roman"/>
        </w:rPr>
        <w:t xml:space="preserve"> sparse representation</w:t>
      </w:r>
      <w:r w:rsidR="00BD0DAC">
        <w:rPr>
          <w:rFonts w:ascii="Times New Roman" w:hAnsi="Times New Roman"/>
        </w:rPr>
        <w:t xml:space="preserv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113C81">
        <w:rPr>
          <w:rFonts w:ascii="Times New Roman" w:hAnsi="Times New Roman"/>
        </w:rPr>
        <w:t xml:space="preserve"> of </w:t>
      </w:r>
      <w:r w:rsidR="007C4904">
        <w:rPr>
          <w:rFonts w:ascii="Times New Roman" w:hAnsi="Times New Roman"/>
        </w:rPr>
        <w:t>each image patch is obtained</w:t>
      </w:r>
      <w:r w:rsidR="005071A2">
        <w:rPr>
          <w:rFonts w:ascii="Times New Roman" w:hAnsi="Times New Roman"/>
        </w:rPr>
        <w:t>. Second,</w:t>
      </w:r>
      <w:r w:rsidR="00805463">
        <w:rPr>
          <w:rFonts w:ascii="Times New Roman" w:hAnsi="Times New Roman"/>
        </w:rPr>
        <w:t xml:space="preserve"> image </w:t>
      </w:r>
      <m:oMath>
        <m:r>
          <m:rPr>
            <m:sty m:val="p"/>
          </m:rPr>
          <w:rPr>
            <w:rFonts w:ascii="Cambria Math" w:hAnsi="Cambria Math"/>
          </w:rPr>
          <m:t>X</m:t>
        </m:r>
      </m:oMath>
      <w:r w:rsidR="00511516">
        <w:rPr>
          <w:rFonts w:ascii="Times New Roman" w:hAnsi="Times New Roman" w:hint="eastAsia"/>
        </w:rPr>
        <w:t xml:space="preserve"> </w:t>
      </w:r>
      <w:r w:rsidR="008576B3">
        <w:rPr>
          <w:rFonts w:ascii="Times New Roman" w:hAnsi="Times New Roman"/>
        </w:rPr>
        <w:t>is reconstructed under</w:t>
      </w:r>
      <w:r w:rsidR="00511516">
        <w:rPr>
          <w:rFonts w:ascii="Times New Roman" w:hAnsi="Times New Roman"/>
        </w:rPr>
        <w:t xml:space="preserve"> </w:t>
      </w:r>
      <w:r w:rsidR="008576B3">
        <w:rPr>
          <w:rFonts w:ascii="Times New Roman" w:hAnsi="Times New Roman"/>
        </w:rPr>
        <w:t>the CS frame</w:t>
      </w:r>
      <w:r w:rsidR="009D5C46">
        <w:rPr>
          <w:rFonts w:ascii="Times New Roman" w:hAnsi="Times New Roman"/>
        </w:rPr>
        <w:t>work</w:t>
      </w:r>
      <w:r w:rsidR="008576B3">
        <w:rPr>
          <w:rFonts w:ascii="Times New Roman" w:hAnsi="Times New Roman"/>
        </w:rPr>
        <w:t xml:space="preserve"> </w:t>
      </w:r>
      <w:r w:rsidR="009D5C46">
        <w:rPr>
          <w:rFonts w:ascii="Times New Roman" w:hAnsi="Times New Roman"/>
        </w:rPr>
        <w:t xml:space="preserve">with patch-level and global sparsity constraints. The input of the second procedure </w:t>
      </w:r>
      <w:r w:rsidR="00752DCB">
        <w:rPr>
          <w:rFonts w:ascii="Times New Roman" w:hAnsi="Times New Roman"/>
        </w:rPr>
        <w:t xml:space="preserve">is </w:t>
      </w:r>
      <w:r w:rsidR="00077F59">
        <w:rPr>
          <w:rFonts w:ascii="Times New Roman" w:hAnsi="Times New Roman"/>
        </w:rPr>
        <w:t xml:space="preserve">produced using </w:t>
      </w:r>
      <m:oMath>
        <m:r>
          <w:rPr>
            <w:rFonts w:ascii="Cambria Math" w:hAnsi="Cambria Math"/>
          </w:rPr>
          <m:t>D</m:t>
        </m:r>
        <m:sSub>
          <m:sSubPr>
            <m:ctrlPr>
              <w:rPr>
                <w:rFonts w:ascii="Cambria Math" w:hAnsi="Cambria Math"/>
                <w:i/>
              </w:rPr>
            </m:ctrlPr>
          </m:sSubPr>
          <m:e>
            <m:r>
              <w:rPr>
                <w:rFonts w:ascii="Cambria Math" w:hAnsi="Cambria Math"/>
              </w:rPr>
              <m:t>α</m:t>
            </m:r>
          </m:e>
          <m:sub>
            <m:r>
              <w:rPr>
                <w:rFonts w:ascii="Cambria Math" w:hAnsi="Cambria Math"/>
              </w:rPr>
              <m:t>ij</m:t>
            </m:r>
          </m:sub>
        </m:sSub>
      </m:oMath>
      <w:r w:rsidR="00230950">
        <w:rPr>
          <w:rFonts w:ascii="Times New Roman" w:hAnsi="Times New Roman"/>
        </w:rPr>
        <w:t xml:space="preserve">, </w:t>
      </w:r>
      <w:r w:rsidR="009D5C46">
        <w:rPr>
          <w:rFonts w:ascii="Times New Roman" w:hAnsi="Times New Roman"/>
        </w:rPr>
        <w:t xml:space="preserve">which are </w:t>
      </w:r>
      <w:r w:rsidR="00230950">
        <w:rPr>
          <w:rFonts w:ascii="Times New Roman" w:hAnsi="Times New Roman"/>
        </w:rPr>
        <w:t xml:space="preserve">already </w:t>
      </w:r>
      <w:r w:rsidR="009D5C46">
        <w:rPr>
          <w:rFonts w:ascii="Times New Roman" w:hAnsi="Times New Roman"/>
        </w:rPr>
        <w:t>obtained</w:t>
      </w:r>
      <w:r w:rsidR="00230950">
        <w:rPr>
          <w:rFonts w:ascii="Times New Roman" w:hAnsi="Times New Roman"/>
        </w:rPr>
        <w:t>.</w:t>
      </w:r>
      <w:r w:rsidR="001330FC">
        <w:rPr>
          <w:rFonts w:ascii="Times New Roman" w:hAnsi="Times New Roman"/>
        </w:rPr>
        <w:t xml:space="preserve"> These two steps are further detailed in the following subsections.</w:t>
      </w:r>
    </w:p>
    <w:p w14:paraId="29EE1291" w14:textId="77777777" w:rsidR="00863C10" w:rsidRPr="005071A2" w:rsidRDefault="005071A2">
      <w:pPr>
        <w:pStyle w:val="1"/>
        <w:numPr>
          <w:ilvl w:val="0"/>
          <w:numId w:val="2"/>
        </w:numPr>
        <w:autoSpaceDE w:val="0"/>
        <w:autoSpaceDN w:val="0"/>
        <w:adjustRightInd w:val="0"/>
        <w:spacing w:line="360" w:lineRule="auto"/>
        <w:ind w:firstLineChars="0"/>
        <w:rPr>
          <w:rFonts w:ascii="Times New Roman" w:hAnsi="Times New Roman"/>
          <w:b/>
        </w:rPr>
      </w:pPr>
      <w:r w:rsidRPr="005071A2">
        <w:rPr>
          <w:rFonts w:ascii="Times New Roman" w:hAnsi="Times New Roman"/>
          <w:b/>
        </w:rPr>
        <w:t>Dictionary learning</w:t>
      </w:r>
    </w:p>
    <w:p w14:paraId="2D4B16A6" w14:textId="5709F390" w:rsidR="00863C10" w:rsidRDefault="00444897">
      <w:pPr>
        <w:autoSpaceDE w:val="0"/>
        <w:autoSpaceDN w:val="0"/>
        <w:adjustRightInd w:val="0"/>
        <w:spacing w:line="360" w:lineRule="auto"/>
        <w:rPr>
          <w:rFonts w:ascii="Times New Roman" w:hAnsi="Times New Roman"/>
          <w:szCs w:val="24"/>
        </w:rPr>
      </w:pPr>
      <w:r>
        <w:rPr>
          <w:rFonts w:ascii="Times New Roman" w:hAnsi="Times New Roman" w:hint="eastAsia"/>
          <w:szCs w:val="24"/>
        </w:rPr>
        <w:t>In this step</w:t>
      </w:r>
      <w:r w:rsidR="00334D6F">
        <w:rPr>
          <w:rFonts w:ascii="Times New Roman" w:hAnsi="Times New Roman"/>
          <w:szCs w:val="24"/>
        </w:rPr>
        <w:t>,</w:t>
      </w:r>
      <w:r>
        <w:rPr>
          <w:rFonts w:ascii="Times New Roman" w:hAnsi="Times New Roman" w:hint="eastAsia"/>
          <w:szCs w:val="24"/>
        </w:rPr>
        <w:t xml:space="preserve"> </w:t>
      </w:r>
      <w:r w:rsidR="0061248B">
        <w:rPr>
          <w:rFonts w:ascii="Times New Roman" w:hAnsi="Times New Roman"/>
          <w:szCs w:val="24"/>
        </w:rPr>
        <w:t xml:space="preserve">dictionary </w:t>
      </w:r>
      <m:oMath>
        <m:r>
          <w:rPr>
            <w:rFonts w:ascii="Cambria Math" w:hAnsi="Cambria Math"/>
          </w:rPr>
          <m:t>D</m:t>
        </m:r>
      </m:oMath>
      <w:r w:rsidR="0061248B">
        <w:rPr>
          <w:rFonts w:ascii="Times New Roman" w:hAnsi="Times New Roman" w:hint="eastAsia"/>
          <w:szCs w:val="24"/>
        </w:rPr>
        <w:t xml:space="preserve"> </w:t>
      </w:r>
      <w:r>
        <w:rPr>
          <w:rFonts w:ascii="Times New Roman" w:hAnsi="Times New Roman" w:hint="eastAsia"/>
          <w:szCs w:val="24"/>
        </w:rPr>
        <w:t xml:space="preserve">and </w:t>
      </w:r>
      <w:r w:rsidR="0061248B">
        <w:rPr>
          <w:rFonts w:ascii="Times New Roman" w:hAnsi="Times New Roman"/>
          <w:szCs w:val="24"/>
        </w:rPr>
        <w:t xml:space="preserve">sparse representation of each patch </w:t>
      </w:r>
      <m:oMath>
        <m:sSub>
          <m:sSubPr>
            <m:ctrlPr>
              <w:rPr>
                <w:rFonts w:ascii="Cambria Math" w:hAnsi="Cambria Math"/>
                <w:i/>
              </w:rPr>
            </m:ctrlPr>
          </m:sSubPr>
          <m:e>
            <m:r>
              <w:rPr>
                <w:rFonts w:ascii="Cambria Math" w:hAnsi="Cambria Math"/>
              </w:rPr>
              <m:t>α</m:t>
            </m:r>
          </m:e>
          <m:sub>
            <m:r>
              <w:rPr>
                <w:rFonts w:ascii="Cambria Math" w:hAnsi="Cambria Math"/>
              </w:rPr>
              <m:t>ij</m:t>
            </m:r>
          </m:sub>
        </m:sSub>
      </m:oMath>
      <w:ins w:id="0" w:author="洪明坚" w:date="2014-12-16T11:04:00Z">
        <w:r w:rsidR="00452B96">
          <w:rPr>
            <w:rFonts w:ascii="Times New Roman" w:hAnsi="Times New Roman" w:hint="eastAsia"/>
          </w:rPr>
          <w:t xml:space="preserve"> </w:t>
        </w:r>
      </w:ins>
      <w:r>
        <w:rPr>
          <w:rFonts w:ascii="Times New Roman" w:hAnsi="Times New Roman" w:hint="eastAsia"/>
          <w:szCs w:val="24"/>
        </w:rPr>
        <w:t>are solved</w:t>
      </w:r>
      <w:ins w:id="1" w:author="洪明坚" w:date="2014-12-16T10:52:00Z">
        <w:r w:rsidR="00973A60">
          <w:rPr>
            <w:rFonts w:ascii="Times New Roman" w:hAnsi="Times New Roman"/>
            <w:szCs w:val="24"/>
          </w:rPr>
          <w:t xml:space="preserve"> using K-SVD, whose model is</w:t>
        </w:r>
      </w:ins>
      <w:del w:id="2" w:author="洪明坚" w:date="2014-12-16T10:52:00Z">
        <w:r w:rsidDel="00973A60">
          <w:rPr>
            <w:rFonts w:ascii="Times New Roman" w:hAnsi="Times New Roman" w:hint="eastAsia"/>
            <w:szCs w:val="24"/>
          </w:rPr>
          <w:delText xml:space="preserve">, the sub-problem is formulated </w:delText>
        </w:r>
      </w:del>
      <w:ins w:id="3" w:author="洪明坚" w:date="2014-12-16T10:52:00Z">
        <w:r w:rsidR="00973A60">
          <w:rPr>
            <w:rFonts w:ascii="Times New Roman" w:hAnsi="Times New Roman"/>
            <w:szCs w:val="24"/>
          </w:rPr>
          <w:t xml:space="preserve"> </w:t>
        </w:r>
      </w:ins>
      <w:r>
        <w:rPr>
          <w:rFonts w:ascii="Times New Roman" w:hAnsi="Times New Roman" w:hint="eastAsia"/>
          <w:szCs w:val="24"/>
        </w:rPr>
        <w:t>as</w:t>
      </w:r>
      <w:ins w:id="4" w:author="洪明坚" w:date="2014-12-16T10:52:00Z">
        <w:r w:rsidR="00973A60">
          <w:rPr>
            <w:rFonts w:ascii="Times New Roman" w:hAnsi="Times New Roman"/>
            <w:szCs w:val="24"/>
          </w:rPr>
          <w:t xml:space="preserve"> following</w:t>
        </w:r>
      </w:ins>
      <w:r>
        <w:rPr>
          <w:rFonts w:ascii="Times New Roman" w:hAnsi="Times New Roman" w:hint="eastAsia"/>
          <w:szCs w:val="24"/>
        </w:rPr>
        <w:t>:</w:t>
      </w:r>
    </w:p>
    <w:tbl>
      <w:tblPr>
        <w:tblStyle w:val="ad"/>
        <w:tblW w:w="5061" w:type="pct"/>
        <w:jc w:val="center"/>
        <w:tblLook w:val="04A0" w:firstRow="1" w:lastRow="0" w:firstColumn="1" w:lastColumn="0" w:noHBand="0" w:noVBand="1"/>
      </w:tblPr>
      <w:tblGrid>
        <w:gridCol w:w="840"/>
        <w:gridCol w:w="6726"/>
        <w:gridCol w:w="841"/>
      </w:tblGrid>
      <w:tr w:rsidR="006A0A36" w14:paraId="008395B6" w14:textId="77777777" w:rsidTr="006A0A36">
        <w:trPr>
          <w:jc w:val="center"/>
        </w:trPr>
        <w:tc>
          <w:tcPr>
            <w:tcW w:w="500" w:type="pct"/>
            <w:tcBorders>
              <w:top w:val="nil"/>
              <w:left w:val="nil"/>
              <w:bottom w:val="nil"/>
              <w:right w:val="nil"/>
            </w:tcBorders>
            <w:tcMar>
              <w:left w:w="0" w:type="dxa"/>
              <w:right w:w="0" w:type="dxa"/>
            </w:tcMar>
            <w:vAlign w:val="center"/>
          </w:tcPr>
          <w:p w14:paraId="58D3CF09" w14:textId="77777777" w:rsidR="00361D8A" w:rsidRDefault="00361D8A">
            <w:pPr>
              <w:autoSpaceDE w:val="0"/>
              <w:autoSpaceDN w:val="0"/>
              <w:adjustRightInd w:val="0"/>
              <w:spacing w:line="360" w:lineRule="auto"/>
              <w:rPr>
                <w:rFonts w:ascii="Times New Roman" w:hAnsi="Times New Roman"/>
                <w:szCs w:val="24"/>
              </w:rPr>
            </w:pPr>
          </w:p>
        </w:tc>
        <w:tc>
          <w:tcPr>
            <w:tcW w:w="4000" w:type="pct"/>
            <w:tcBorders>
              <w:top w:val="nil"/>
              <w:left w:val="nil"/>
              <w:bottom w:val="nil"/>
              <w:right w:val="nil"/>
            </w:tcBorders>
            <w:tcMar>
              <w:left w:w="0" w:type="dxa"/>
              <w:right w:w="0" w:type="dxa"/>
            </w:tcMar>
            <w:vAlign w:val="center"/>
          </w:tcPr>
          <w:p w14:paraId="50BA6DC0" w14:textId="754F808F" w:rsidR="00361D8A" w:rsidRDefault="003A01E3" w:rsidP="003C4AB1">
            <w:pPr>
              <w:autoSpaceDE w:val="0"/>
              <w:autoSpaceDN w:val="0"/>
              <w:adjustRightInd w:val="0"/>
              <w:spacing w:line="360" w:lineRule="auto"/>
              <w:rPr>
                <w:rFonts w:ascii="Times New Roman" w:hAnsi="Times New Roman"/>
                <w:szCs w:val="24"/>
              </w:rPr>
            </w:pPr>
            <m:oMathPara>
              <m:oMath>
                <m:m>
                  <m:mPr>
                    <m:mcs>
                      <m:mc>
                        <m:mcPr>
                          <m:count m:val="1"/>
                          <m:mcJc m:val="center"/>
                        </m:mcPr>
                      </m:mc>
                    </m:mcs>
                    <m:ctrlPr>
                      <w:rPr>
                        <w:rFonts w:ascii="Cambria Math" w:eastAsiaTheme="minorEastAsia" w:hAnsi="Cambria Math" w:cstheme="minorBidi"/>
                        <w:sz w:val="21"/>
                      </w:rPr>
                    </m:ctrlPr>
                  </m:mPr>
                  <m:mr>
                    <m:e>
                      <m:sSub>
                        <m:sSubPr>
                          <m:ctrlPr>
                            <w:rPr>
                              <w:rFonts w:ascii="Cambria Math" w:eastAsiaTheme="minorEastAsia" w:hAnsi="Cambria Math" w:cstheme="minorBidi"/>
                              <w:b/>
                              <w:sz w:val="21"/>
                            </w:rPr>
                          </m:ctrlPr>
                        </m:sSubPr>
                        <m:e>
                          <m:r>
                            <m:rPr>
                              <m:sty m:val="bi"/>
                            </m:rPr>
                            <w:rPr>
                              <w:rFonts w:ascii="Cambria Math" w:hAnsi="Cambria Math"/>
                            </w:rPr>
                            <m:t>P</m:t>
                          </m:r>
                        </m:e>
                        <m:sub>
                          <m:r>
                            <m:rPr>
                              <m:sty m:val="b"/>
                            </m:rPr>
                            <w:rPr>
                              <w:rFonts w:ascii="Cambria Math" w:hAnsi="Cambria Math"/>
                            </w:rPr>
                            <m:t>1</m:t>
                          </m:r>
                        </m:sub>
                      </m:sSub>
                      <m:r>
                        <m:rPr>
                          <m:sty m:val="p"/>
                        </m:rPr>
                        <w:rPr>
                          <w:rFonts w:ascii="Cambria Math" w:hAnsi="Cambria Math"/>
                        </w:rPr>
                        <m:t xml:space="preserve">:    </m:t>
                      </m:r>
                      <m:sPre>
                        <m:sPrePr>
                          <m:ctrlPr>
                            <w:rPr>
                              <w:rFonts w:ascii="Cambria Math" w:eastAsiaTheme="minorEastAsia" w:hAnsi="Cambria Math" w:cstheme="minorBidi"/>
                              <w:b/>
                              <w:i/>
                              <w:sz w:val="21"/>
                            </w:rPr>
                          </m:ctrlPr>
                        </m:sPrePr>
                        <m:sub>
                          <m:r>
                            <m:rPr>
                              <m:sty m:val="bi"/>
                            </m:rPr>
                            <w:rPr>
                              <w:rFonts w:ascii="Cambria Math" w:hAnsi="Cambria Math"/>
                            </w:rPr>
                            <m:t>D,</m:t>
                          </m:r>
                          <m:r>
                            <m:rPr>
                              <m:sty m:val="b"/>
                            </m:rPr>
                            <w:rPr>
                              <w:rFonts w:ascii="Cambria Math" w:hAnsi="Cambria Math"/>
                            </w:rPr>
                            <m:t>Λ</m:t>
                          </m:r>
                        </m:sub>
                        <m:sup>
                          <m:r>
                            <m:rPr>
                              <m:sty m:val="bi"/>
                            </m:rPr>
                            <w:rPr>
                              <w:rFonts w:ascii="Cambria Math" w:hAnsi="Cambria Math"/>
                            </w:rPr>
                            <m:t>min</m:t>
                          </m:r>
                        </m:sup>
                        <m:e>
                          <m:r>
                            <m:rPr>
                              <m:sty m:val="b"/>
                            </m:rPr>
                            <w:rPr>
                              <w:rFonts w:ascii="Cambria Math" w:hAnsi="Cambria Math"/>
                            </w:rPr>
                            <m:t xml:space="preserve"> </m:t>
                          </m:r>
                        </m:e>
                      </m:sPre>
                      <m:nary>
                        <m:naryPr>
                          <m:chr m:val="∑"/>
                          <m:limLoc m:val="undOvr"/>
                          <m:supHide m:val="1"/>
                          <m:ctrlPr>
                            <w:rPr>
                              <w:rFonts w:ascii="Cambria Math" w:eastAsiaTheme="minorEastAsia" w:hAnsi="Cambria Math" w:cstheme="minorBidi"/>
                              <w:i/>
                              <w:sz w:val="21"/>
                            </w:rPr>
                          </m:ctrlPr>
                        </m:naryPr>
                        <m:sub>
                          <m:r>
                            <m:rPr>
                              <m:sty m:val="p"/>
                            </m:rPr>
                            <w:rPr>
                              <w:rFonts w:ascii="Cambria Math" w:hAnsi="Cambria Math"/>
                            </w:rPr>
                            <m:t>ij</m:t>
                          </m:r>
                        </m:sub>
                        <m:sup/>
                        <m:e>
                          <m:sSubSup>
                            <m:sSubSupPr>
                              <m:ctrlPr>
                                <w:rPr>
                                  <w:rFonts w:ascii="Cambria Math" w:eastAsiaTheme="minorEastAsia" w:hAnsi="Cambria Math" w:cstheme="minorBidi"/>
                                  <w:i/>
                                  <w:sz w:val="21"/>
                                </w:rPr>
                              </m:ctrlPr>
                            </m:sSubSupPr>
                            <m:e>
                              <m:d>
                                <m:dPr>
                                  <m:begChr m:val="‖"/>
                                  <m:endChr m:val="‖"/>
                                  <m:ctrlPr>
                                    <w:rPr>
                                      <w:rFonts w:ascii="Cambria Math" w:eastAsiaTheme="minorEastAsia" w:hAnsi="Cambria Math" w:cstheme="minorBidi"/>
                                      <w:i/>
                                      <w:sz w:val="21"/>
                                    </w:rPr>
                                  </m:ctrlPr>
                                </m:dPr>
                                <m:e>
                                  <m:sSub>
                                    <m:sSubPr>
                                      <m:ctrlPr>
                                        <w:rPr>
                                          <w:rFonts w:ascii="Cambria Math" w:eastAsiaTheme="minorEastAsia" w:hAnsi="Cambria Math" w:cstheme="minorBidi"/>
                                          <w:i/>
                                          <w:sz w:val="21"/>
                                        </w:rPr>
                                      </m:ctrlPr>
                                    </m:sSubPr>
                                    <m:e>
                                      <m:r>
                                        <w:rPr>
                                          <w:rFonts w:ascii="Cambria Math" w:hAnsi="Cambria Math"/>
                                        </w:rPr>
                                        <m:t>R</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zf</m:t>
                                      </m:r>
                                    </m:sub>
                                  </m:sSub>
                                  <m:r>
                                    <w:rPr>
                                      <w:rFonts w:ascii="Cambria Math" w:hAnsi="Cambria Math"/>
                                    </w:rPr>
                                    <m:t>-D</m:t>
                                  </m:r>
                                  <m:sSub>
                                    <m:sSubPr>
                                      <m:ctrlPr>
                                        <w:rPr>
                                          <w:rFonts w:ascii="Cambria Math" w:eastAsiaTheme="minorEastAsia" w:hAnsi="Cambria Math" w:cstheme="minorBidi"/>
                                          <w:i/>
                                          <w:sz w:val="21"/>
                                        </w:rPr>
                                      </m:ctrlPr>
                                    </m:sSubPr>
                                    <m:e>
                                      <m:r>
                                        <w:rPr>
                                          <w:rFonts w:ascii="Cambria Math" w:hAnsi="Cambria Math"/>
                                        </w:rPr>
                                        <m:t>α</m:t>
                                      </m:r>
                                    </m:e>
                                    <m:sub>
                                      <m:r>
                                        <w:rPr>
                                          <w:rFonts w:ascii="Cambria Math" w:hAnsi="Cambria Math"/>
                                        </w:rPr>
                                        <m:t>ij</m:t>
                                      </m:r>
                                    </m:sub>
                                  </m:sSub>
                                </m:e>
                              </m:d>
                            </m:e>
                            <m:sub>
                              <m:r>
                                <w:rPr>
                                  <w:rFonts w:ascii="Cambria Math" w:hAnsi="Cambria Math"/>
                                </w:rPr>
                                <m:t>2</m:t>
                              </m:r>
                            </m:sub>
                            <m:sup>
                              <m:r>
                                <w:rPr>
                                  <w:rFonts w:ascii="Cambria Math" w:hAnsi="Cambria Math"/>
                                </w:rPr>
                                <m:t>2</m:t>
                              </m:r>
                            </m:sup>
                          </m:sSubSup>
                        </m:e>
                      </m:nary>
                    </m:e>
                  </m:mr>
                  <m:mr>
                    <m:e>
                      <m:r>
                        <m:rPr>
                          <m:sty m:val="p"/>
                        </m:rPr>
                        <w:rPr>
                          <w:rFonts w:ascii="Cambria Math" w:hAnsi="Cambria Math"/>
                        </w:rPr>
                        <m:t xml:space="preserve">s.t.  </m:t>
                      </m:r>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ij</m:t>
                                  </m:r>
                                </m:sub>
                              </m:sSub>
                            </m:e>
                          </m:d>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 i,j</m:t>
                      </m:r>
                    </m:e>
                  </m:mr>
                </m:m>
              </m:oMath>
            </m:oMathPara>
          </w:p>
        </w:tc>
        <w:tc>
          <w:tcPr>
            <w:tcW w:w="500" w:type="pct"/>
            <w:tcBorders>
              <w:top w:val="nil"/>
              <w:left w:val="nil"/>
              <w:bottom w:val="nil"/>
              <w:right w:val="nil"/>
            </w:tcBorders>
            <w:tcMar>
              <w:left w:w="0" w:type="dxa"/>
              <w:right w:w="0" w:type="dxa"/>
            </w:tcMar>
            <w:vAlign w:val="center"/>
          </w:tcPr>
          <w:p w14:paraId="1B1144A8" w14:textId="1C671152" w:rsidR="00361D8A" w:rsidRDefault="005E5C13" w:rsidP="008878CC">
            <w:pPr>
              <w:autoSpaceDE w:val="0"/>
              <w:autoSpaceDN w:val="0"/>
              <w:adjustRightInd w:val="0"/>
              <w:spacing w:line="360" w:lineRule="auto"/>
              <w:jc w:val="right"/>
              <w:rPr>
                <w:rFonts w:ascii="Times New Roman" w:hAnsi="Times New Roman"/>
                <w:szCs w:val="24"/>
              </w:rPr>
            </w:pPr>
            <w:r>
              <w:rPr>
                <w:rFonts w:hint="eastAsia"/>
              </w:rPr>
              <w:t>(</w:t>
            </w:r>
            <w:r>
              <w:t>2)</w:t>
            </w:r>
          </w:p>
        </w:tc>
      </w:tr>
    </w:tbl>
    <w:p w14:paraId="78F187FE" w14:textId="55BB6EAE" w:rsidR="00863C10" w:rsidRDefault="009476AE" w:rsidP="00EA7959">
      <w:pPr>
        <w:pStyle w:val="1"/>
        <w:autoSpaceDE w:val="0"/>
        <w:autoSpaceDN w:val="0"/>
        <w:adjustRightInd w:val="0"/>
        <w:spacing w:line="360" w:lineRule="auto"/>
        <w:ind w:firstLineChars="0" w:firstLine="0"/>
        <w:rPr>
          <w:rFonts w:ascii="Times New Roman" w:hAnsi="Times New Roman"/>
        </w:rPr>
      </w:pPr>
      <w:r>
        <w:rPr>
          <w:rFonts w:ascii="Times New Roman" w:hAnsi="Times New Roman"/>
        </w:rPr>
        <w:t>where</w:t>
      </w:r>
      <w:del w:id="5" w:author="洪明坚" w:date="2014-12-16T10:53:00Z">
        <w:r w:rsidR="00444897" w:rsidDel="00973A60">
          <w:rPr>
            <w:rFonts w:ascii="Times New Roman" w:hAnsi="Times New Roman" w:hint="eastAsia"/>
          </w:rPr>
          <w:delText xml:space="preserve">We firstly use K-SVD to learn </w:delText>
        </w:r>
        <w:r w:rsidR="00193F0D" w:rsidDel="00973A60">
          <w:rPr>
            <w:rFonts w:ascii="Times New Roman" w:hAnsi="Times New Roman"/>
          </w:rPr>
          <w:delText>a dictionary</w:delText>
        </w:r>
        <w:r w:rsidR="00444897" w:rsidDel="00973A60">
          <w:rPr>
            <w:rFonts w:ascii="Times New Roman" w:hAnsi="Times New Roman" w:hint="eastAsia"/>
          </w:rPr>
          <w:delText xml:space="preserve"> from a fraction of all patches</w:delText>
        </w:r>
      </w:del>
      <w:r>
        <w:rPr>
          <w:rFonts w:ascii="Times New Roman" w:hAnsi="Times New Roman"/>
        </w:rPr>
        <w:t xml:space="preserve"> </w:t>
      </w:r>
      <m:oMath>
        <m:sSub>
          <m:sSubPr>
            <m:ctrlPr>
              <w:rPr>
                <w:rFonts w:ascii="Cambria Math" w:hAnsi="Cambria Math"/>
                <w:i/>
              </w:rPr>
            </m:ctrlPr>
          </m:sSubPr>
          <m:e>
            <m:r>
              <w:rPr>
                <w:rFonts w:ascii="Cambria Math" w:hAnsi="Cambria Math"/>
              </w:rPr>
              <m:t>X</m:t>
            </m:r>
          </m:e>
          <m:sub>
            <m:r>
              <w:rPr>
                <w:rFonts w:ascii="Cambria Math" w:hAnsi="Cambria Math"/>
              </w:rPr>
              <m:t>zf</m:t>
            </m:r>
          </m:sub>
        </m:sSub>
      </m:oMath>
      <w:r>
        <w:rPr>
          <w:rFonts w:ascii="Times New Roman" w:hAnsi="Times New Roman"/>
        </w:rPr>
        <w:t xml:space="preserve"> is</w:t>
      </w:r>
      <w:ins w:id="6" w:author="洪明坚" w:date="2014-12-16T10:53:00Z">
        <w:r w:rsidR="00973A60">
          <w:rPr>
            <w:rFonts w:ascii="Times New Roman" w:hAnsi="Times New Roman"/>
          </w:rPr>
          <w:t xml:space="preserve"> </w:t>
        </w:r>
      </w:ins>
      <w:ins w:id="7" w:author="洪明坚" w:date="2014-12-16T11:05:00Z">
        <w:r w:rsidR="00452B96">
          <w:rPr>
            <w:rFonts w:ascii="Times New Roman" w:hAnsi="Times New Roman"/>
          </w:rPr>
          <w:t xml:space="preserve">the </w:t>
        </w:r>
      </w:ins>
      <w:ins w:id="8" w:author="洪明坚" w:date="2014-12-16T10:53:00Z">
        <w:r w:rsidR="00973A60">
          <w:rPr>
            <w:rFonts w:ascii="Times New Roman" w:hAnsi="Times New Roman"/>
          </w:rPr>
          <w:t xml:space="preserve">zero-filled </w:t>
        </w:r>
      </w:ins>
      <w:ins w:id="9" w:author="洪明坚" w:date="2014-12-16T11:05:00Z">
        <w:r w:rsidR="00452B96">
          <w:rPr>
            <w:rFonts w:ascii="Times New Roman" w:hAnsi="Times New Roman"/>
          </w:rPr>
          <w:t>inverse Fourier transform of under-sampled k-space data</w:t>
        </w:r>
      </w:ins>
      <w:bookmarkStart w:id="10" w:name="_GoBack"/>
      <w:bookmarkEnd w:id="10"/>
      <w:ins w:id="11" w:author="洪明坚" w:date="2014-12-16T10:53:00Z">
        <w:r w:rsidR="00973A60">
          <w:rPr>
            <w:rFonts w:ascii="Times New Roman" w:hAnsi="Times New Roman"/>
          </w:rPr>
          <w:t>, and</w:t>
        </w:r>
      </w:ins>
      <w:r>
        <w:rPr>
          <w:rFonts w:ascii="Times New Roman" w:hAnsi="Times New Roman"/>
        </w:rPr>
        <w:t xml:space="preserve"> only</w:t>
      </w:r>
      <w:ins w:id="12" w:author="洪明坚" w:date="2014-12-16T10:53:00Z">
        <w:r w:rsidR="00973A60">
          <w:rPr>
            <w:rFonts w:ascii="Times New Roman" w:hAnsi="Times New Roman"/>
          </w:rPr>
          <w:t xml:space="preserve"> </w:t>
        </w:r>
      </w:ins>
      <w:ins w:id="13" w:author="洪明坚" w:date="2014-12-16T11:06:00Z">
        <w:r w:rsidR="00452B96">
          <w:rPr>
            <w:rFonts w:ascii="Times New Roman" w:hAnsi="Times New Roman"/>
          </w:rPr>
          <w:t xml:space="preserve">part of </w:t>
        </w:r>
      </w:ins>
      <w:ins w:id="14" w:author="洪明坚" w:date="2014-12-16T10:53:00Z">
        <w:r w:rsidR="00973A60">
          <w:rPr>
            <w:rFonts w:ascii="Times New Roman" w:hAnsi="Times New Roman"/>
          </w:rPr>
          <w:t>image patches are randomly chosen</w:t>
        </w:r>
      </w:ins>
      <w:r w:rsidR="00444897">
        <w:rPr>
          <w:rFonts w:ascii="Times New Roman" w:hAnsi="Times New Roman" w:hint="eastAsia"/>
        </w:rPr>
        <w:t xml:space="preserve">. </w:t>
      </w:r>
      <w:del w:id="15" w:author="洪明坚" w:date="2014-12-16T10:54:00Z">
        <w:r w:rsidR="00444897" w:rsidDel="00973A60">
          <w:rPr>
            <w:rFonts w:ascii="Times New Roman" w:hAnsi="Times New Roman"/>
          </w:rPr>
          <w:delText xml:space="preserve">Sparse coding is </w:delText>
        </w:r>
        <w:r w:rsidR="004A1B2F" w:rsidDel="00973A60">
          <w:rPr>
            <w:rFonts w:ascii="Times New Roman" w:hAnsi="Times New Roman"/>
          </w:rPr>
          <w:delText xml:space="preserve">then </w:delText>
        </w:r>
        <w:r w:rsidR="00444897" w:rsidDel="00973A60">
          <w:rPr>
            <w:rFonts w:ascii="Times New Roman" w:hAnsi="Times New Roman"/>
          </w:rPr>
          <w:delText>performed on all patches to determine the</w:delText>
        </w:r>
        <w:r w:rsidR="00863C10" w:rsidRPr="00863C10" w:rsidDel="00973A60">
          <w:rPr>
            <w:rFonts w:ascii="Times New Roman" w:hAnsi="Times New Roman"/>
            <w:position w:val="-14"/>
          </w:rPr>
          <w:object w:dxaOrig="301" w:dyaOrig="381" w14:anchorId="418C44F7">
            <v:shape id="Picture 49" o:spid="_x0000_i1034" type="#_x0000_t75" style="width:14.25pt;height:18pt" o:ole="">
              <v:imagedata r:id="rId12" o:title=""/>
            </v:shape>
            <o:OLEObject Type="Embed" ProgID="Equation.DSMT4" ShapeID="Picture 49" DrawAspect="Content" ObjectID="_1480234160" r:id="rId13"/>
          </w:object>
        </w:r>
        <w:r w:rsidR="00865283" w:rsidDel="00973A60">
          <w:rPr>
            <w:rFonts w:ascii="Times New Roman" w:hAnsi="Times New Roman"/>
          </w:rPr>
          <w:delText>.</w:delText>
        </w:r>
      </w:del>
      <w:ins w:id="16" w:author="洪明坚" w:date="2014-12-16T10:55:00Z">
        <w:r w:rsidR="00452B96">
          <w:rPr>
            <w:rFonts w:ascii="Times New Roman" w:hAnsi="Times New Roman"/>
          </w:rPr>
          <w:t>After this step</w:t>
        </w:r>
        <w:r w:rsidR="00973A60">
          <w:rPr>
            <w:rFonts w:ascii="Times New Roman" w:hAnsi="Times New Roman"/>
          </w:rPr>
          <w:t xml:space="preserve">, we have an </w:t>
        </w:r>
      </w:ins>
      <w:ins w:id="17" w:author="洪明坚" w:date="2014-12-16T11:07:00Z">
        <w:r w:rsidR="00452B96">
          <w:rPr>
            <w:rFonts w:ascii="Times New Roman" w:hAnsi="Times New Roman"/>
          </w:rPr>
          <w:t xml:space="preserve">coarse </w:t>
        </w:r>
      </w:ins>
      <w:ins w:id="18" w:author="洪明坚" w:date="2014-12-16T10:55:00Z">
        <w:r w:rsidR="00973A60">
          <w:rPr>
            <w:rFonts w:ascii="Times New Roman" w:hAnsi="Times New Roman"/>
          </w:rPr>
          <w:t>estimation of</w:t>
        </w:r>
      </w:ins>
      <w:ins w:id="19" w:author="洪明坚" w:date="2014-12-16T11:07:00Z">
        <w:r w:rsidR="00452B96">
          <w:rPr>
            <w:rFonts w:ascii="Times New Roman" w:hAnsi="Times New Roman"/>
          </w:rPr>
          <w:t xml:space="preserve"> </w:t>
        </w:r>
      </w:ins>
      <m:oMath>
        <m:sSup>
          <m:sSupPr>
            <m:ctrlPr>
              <w:rPr>
                <w:rFonts w:ascii="Cambria Math" w:hAnsi="Cambria Math"/>
                <w:i/>
              </w:rPr>
            </m:ctrlPr>
          </m:sSupPr>
          <m:e>
            <m:r>
              <w:rPr>
                <w:rFonts w:ascii="Cambria Math" w:hAnsi="Cambria Math"/>
              </w:rPr>
              <m:t>X</m:t>
            </m:r>
          </m:e>
          <m:sup>
            <m:r>
              <w:rPr>
                <w:rFonts w:ascii="Cambria Math" w:hAnsi="Cambria Math"/>
              </w:rPr>
              <m:t>*</m:t>
            </m:r>
          </m:sup>
        </m:sSup>
        <w:ins w:id="20" w:author="洪明坚" w:date="2014-12-16T11:07:00Z">
          <m:r>
            <w:rPr>
              <w:rFonts w:ascii="Cambria Math" w:hAnsi="Cambria Math"/>
            </w:rPr>
            <m:t>=</m:t>
          </m:r>
        </w:ins>
        <m:sSup>
          <m:sSupPr>
            <m:ctrlPr>
              <w:rPr>
                <w:rFonts w:ascii="Cambria Math" w:hAnsi="Cambria Math"/>
                <w:i/>
              </w:rPr>
            </m:ctrlPr>
          </m:sSupPr>
          <m:e>
            <m:r>
              <w:rPr>
                <w:rFonts w:ascii="Cambria Math" w:hAnsi="Cambria Math"/>
              </w:rPr>
              <m:t>D</m:t>
            </m:r>
          </m:e>
          <m:sup>
            <m:r>
              <w:rPr>
                <w:rFonts w:ascii="Cambria Math" w:hAnsi="Cambria Math"/>
              </w:rPr>
              <m:t>*</m:t>
            </m:r>
          </m:sup>
        </m:sSup>
        <m:sSubSup>
          <m:sSubSupPr>
            <m:ctrlPr>
              <w:rPr>
                <w:rFonts w:ascii="Cambria Math" w:hAnsi="Cambria Math"/>
                <w:i/>
              </w:rPr>
            </m:ctrlPr>
          </m:sSubSupPr>
          <m:e>
            <m:r>
              <w:rPr>
                <w:rFonts w:ascii="Cambria Math" w:hAnsi="Cambria Math"/>
              </w:rPr>
              <m:t>α</m:t>
            </m:r>
          </m:e>
          <m:sub>
            <m:r>
              <w:rPr>
                <w:rFonts w:ascii="Cambria Math" w:hAnsi="Cambria Math"/>
              </w:rPr>
              <m:t>ij</m:t>
            </m:r>
          </m:sub>
          <m:sup>
            <m:r>
              <w:rPr>
                <w:rFonts w:ascii="Cambria Math" w:hAnsi="Cambria Math"/>
              </w:rPr>
              <m:t>*</m:t>
            </m:r>
          </m:sup>
        </m:sSubSup>
      </m:oMath>
      <w:ins w:id="21" w:author="洪明坚" w:date="2014-12-16T10:55:00Z">
        <w:r w:rsidR="00973A60">
          <w:rPr>
            <w:rFonts w:ascii="Times New Roman" w:hAnsi="Times New Roman"/>
          </w:rPr>
          <w:t>, which will be the start point of the second procedure.</w:t>
        </w:r>
      </w:ins>
    </w:p>
    <w:p w14:paraId="64FB0EE3" w14:textId="77777777" w:rsidR="00863C10" w:rsidRDefault="005071A2">
      <w:pPr>
        <w:pStyle w:val="1"/>
        <w:numPr>
          <w:ilvl w:val="0"/>
          <w:numId w:val="2"/>
        </w:numPr>
        <w:autoSpaceDE w:val="0"/>
        <w:autoSpaceDN w:val="0"/>
        <w:adjustRightInd w:val="0"/>
        <w:spacing w:line="360" w:lineRule="auto"/>
        <w:ind w:firstLineChars="0"/>
        <w:rPr>
          <w:rFonts w:ascii="Times New Roman" w:hAnsi="Times New Roman"/>
          <w:b/>
        </w:rPr>
      </w:pPr>
      <w:r>
        <w:rPr>
          <w:rFonts w:ascii="Times New Roman" w:hAnsi="Times New Roman"/>
          <w:b/>
        </w:rPr>
        <w:t>Reconstruction</w:t>
      </w:r>
    </w:p>
    <w:p w14:paraId="011523D4" w14:textId="252C67C9" w:rsidR="00795C87" w:rsidRDefault="002F42EA" w:rsidP="00504331">
      <w:pPr>
        <w:spacing w:line="360" w:lineRule="auto"/>
        <w:rPr>
          <w:rFonts w:ascii="Times New Roman" w:hAnsi="Times New Roman"/>
        </w:rPr>
      </w:pPr>
      <w:r>
        <w:rPr>
          <w:rFonts w:ascii="Times New Roman" w:hAnsi="Times New Roman"/>
        </w:rPr>
        <w:t xml:space="preserve">In </w:t>
      </w:r>
      <w:r w:rsidR="00A22F89">
        <w:rPr>
          <w:rFonts w:ascii="Times New Roman" w:hAnsi="Times New Roman"/>
        </w:rPr>
        <w:t>this</w:t>
      </w:r>
      <w:r w:rsidR="007724CD">
        <w:rPr>
          <w:rFonts w:ascii="Times New Roman" w:hAnsi="Times New Roman"/>
        </w:rPr>
        <w:t xml:space="preserve"> step, dictionary </w:t>
      </w:r>
      <m:oMath>
        <m:r>
          <w:rPr>
            <w:rFonts w:ascii="Cambria Math" w:hAnsi="Cambria Math"/>
          </w:rPr>
          <m:t>D</m:t>
        </m:r>
      </m:oMath>
      <w:r w:rsidR="007724CD">
        <w:rPr>
          <w:rFonts w:ascii="Times New Roman" w:hAnsi="Times New Roman"/>
        </w:rPr>
        <w:t xml:space="preserve"> and sparse representation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7724CD">
        <w:rPr>
          <w:rFonts w:ascii="Times New Roman" w:hAnsi="Times New Roman" w:hint="eastAsia"/>
        </w:rPr>
        <w:t xml:space="preserve"> </w:t>
      </w:r>
      <w:r w:rsidR="007724CD">
        <w:rPr>
          <w:rFonts w:ascii="Times New Roman" w:hAnsi="Times New Roman"/>
        </w:rPr>
        <w:t xml:space="preserve">are fixed, </w:t>
      </w:r>
      <w:r w:rsidR="008979EE">
        <w:rPr>
          <w:rFonts w:ascii="Times New Roman" w:hAnsi="Times New Roman"/>
        </w:rPr>
        <w:t xml:space="preserve">and </w:t>
      </w:r>
      <w:r>
        <w:rPr>
          <w:rFonts w:ascii="Times New Roman" w:hAnsi="Times New Roman"/>
        </w:rPr>
        <w:t>DLMRI</w:t>
      </w:r>
      <w:r w:rsidR="001E10DE">
        <w:rPr>
          <w:rFonts w:ascii="Times New Roman" w:hAnsi="Times New Roman"/>
        </w:rPr>
        <w:t xml:space="preserve"> formulate</w:t>
      </w:r>
      <w:r w:rsidR="00A22F89">
        <w:rPr>
          <w:rFonts w:ascii="Times New Roman" w:hAnsi="Times New Roman"/>
        </w:rPr>
        <w:t xml:space="preserve"> the reconstruction as</w:t>
      </w:r>
      <w:r w:rsidR="00480DA8">
        <w:rPr>
          <w:rFonts w:ascii="Times New Roman" w:hAnsi="Times New Roman"/>
        </w:rPr>
        <w:t>:</w:t>
      </w:r>
      <w:r w:rsidR="00675446" w:rsidRPr="00675446" w:rsidDel="00675446">
        <w:rPr>
          <w:rFonts w:ascii="Times New Roman" w:hAnsi="Times New Roman" w:hint="eastAsia"/>
        </w:rPr>
        <w:t xml:space="preserve"> </w:t>
      </w:r>
    </w:p>
    <w:p w14:paraId="631FD698" w14:textId="57786C2B" w:rsidR="00605C2A" w:rsidRPr="00053267" w:rsidRDefault="00605C2A" w:rsidP="00504331">
      <w:pPr>
        <w:spacing w:line="360" w:lineRule="auto"/>
        <w:rPr>
          <w:rFonts w:ascii="Times New Roman" w:hAnsi="Times New Roman"/>
        </w:rPr>
      </w:pPr>
      <m:oMathPara>
        <m:oMath>
          <m:sSub>
            <m:sSubPr>
              <m:ctrlPr>
                <w:rPr>
                  <w:rFonts w:ascii="Cambria Math" w:eastAsiaTheme="minorEastAsia" w:hAnsi="Cambria Math" w:cstheme="minorBidi"/>
                  <w:b/>
                  <w:sz w:val="21"/>
                </w:rPr>
              </m:ctrlPr>
            </m:sSubPr>
            <m:e>
              <m:r>
                <m:rPr>
                  <m:sty m:val="bi"/>
                </m:rPr>
                <w:rPr>
                  <w:rFonts w:ascii="Cambria Math" w:hAnsi="Cambria Math"/>
                </w:rPr>
                <m:t>P</m:t>
              </m:r>
            </m:e>
            <m:sub>
              <m:r>
                <m:rPr>
                  <m:sty m:val="b"/>
                </m:rPr>
                <w:rPr>
                  <w:rFonts w:ascii="Cambria Math" w:hAnsi="Cambria Math"/>
                </w:rPr>
                <m:t>2</m:t>
              </m:r>
            </m:sub>
          </m:sSub>
          <m:r>
            <m:rPr>
              <m:sty m:val="p"/>
            </m:rPr>
            <w:rPr>
              <w:rFonts w:ascii="Cambria Math" w:hAnsi="Cambria Math"/>
            </w:rPr>
            <m:t xml:space="preserve">:    </m:t>
          </m:r>
          <m:sPre>
            <m:sPrePr>
              <m:ctrlPr>
                <w:rPr>
                  <w:rFonts w:ascii="Cambria Math" w:eastAsiaTheme="minorEastAsia" w:hAnsi="Cambria Math" w:cstheme="minorBidi"/>
                  <w:sz w:val="21"/>
                </w:rPr>
              </m:ctrlPr>
            </m:sPrePr>
            <m:sub>
              <m:r>
                <m:rPr>
                  <m:sty m:val="p"/>
                </m:rPr>
                <w:rPr>
                  <w:rFonts w:ascii="Cambria Math" w:hAnsi="Cambria Math"/>
                </w:rPr>
                <m:t xml:space="preserve">X  </m:t>
              </m:r>
            </m:sub>
            <m:sup>
              <m:r>
                <m:rPr>
                  <m:sty m:val="bi"/>
                </m:rPr>
                <w:rPr>
                  <w:rFonts w:ascii="Cambria Math" w:hAnsi="Cambria Math"/>
                </w:rPr>
                <m:t>min</m:t>
              </m:r>
            </m:sup>
            <m:e>
              <m:r>
                <m:rPr>
                  <m:sty m:val="p"/>
                </m:rPr>
                <w:rPr>
                  <w:rFonts w:ascii="Cambria Math" w:hAnsi="Cambria Math"/>
                </w:rPr>
                <m:t xml:space="preserve">  </m:t>
              </m:r>
            </m:e>
          </m:sPre>
          <m:sSubSup>
            <m:sSubSupPr>
              <m:ctrlPr>
                <w:rPr>
                  <w:rFonts w:ascii="Cambria Math" w:eastAsiaTheme="minorEastAsia" w:hAnsi="Cambria Math" w:cstheme="minorBidi"/>
                  <w:i/>
                  <w:sz w:val="21"/>
                </w:rPr>
              </m:ctrlPr>
            </m:sSubSup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eastAsiaTheme="minorEastAsia" w:hAnsi="Cambria Math" w:cstheme="minorBidi"/>
                      <w:i/>
                      <w:sz w:val="21"/>
                    </w:rPr>
                  </m:ctrlPr>
                </m:dPr>
                <m:e>
                  <m:r>
                    <m:rPr>
                      <m:sty m:val="p"/>
                    </m:rPr>
                    <w:rPr>
                      <w:rFonts w:ascii="Cambria Math" w:hAnsi="Cambria Math"/>
                    </w:rPr>
                    <m:t>Y-</m:t>
                  </m:r>
                  <m:sSub>
                    <m:sSubPr>
                      <m:ctrlPr>
                        <w:rPr>
                          <w:rFonts w:ascii="Cambria Math" w:eastAsiaTheme="minorEastAsia" w:hAnsi="Cambria Math" w:cstheme="minorBidi"/>
                          <w:sz w:val="21"/>
                        </w:rPr>
                      </m:ctrlPr>
                    </m:sSubPr>
                    <m:e>
                      <m:r>
                        <w:rPr>
                          <w:rFonts w:ascii="Cambria Math" w:hAnsi="Cambria Math"/>
                        </w:rPr>
                        <m:t>F</m:t>
                      </m:r>
                    </m:e>
                    <m:sub>
                      <m:r>
                        <w:rPr>
                          <w:rFonts w:ascii="Cambria Math" w:hAnsi="Cambria Math"/>
                        </w:rPr>
                        <m:t>u</m:t>
                      </m:r>
                    </m:sub>
                  </m:sSub>
                  <m:r>
                    <m:rPr>
                      <m:sty m:val="p"/>
                    </m:rPr>
                    <w:rPr>
                      <w:rFonts w:ascii="Cambria Math" w:hAnsi="Cambria Math"/>
                    </w:rPr>
                    <m:t>X</m:t>
                  </m:r>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
            <m:sSubPr>
              <m:ctrlPr>
                <w:rPr>
                  <w:rFonts w:ascii="Cambria Math" w:eastAsiaTheme="minorEastAsia" w:hAnsi="Cambria Math" w:cstheme="minorBidi"/>
                  <w:i/>
                  <w:sz w:val="21"/>
                </w:rPr>
              </m:ctrlPr>
            </m:sSubPr>
            <m:e>
              <m:r>
                <w:rPr>
                  <w:rFonts w:ascii="Cambria Math" w:hAnsi="Cambria Math"/>
                </w:rPr>
                <m:t>λ</m:t>
              </m:r>
            </m:e>
            <m:sub>
              <m:r>
                <w:rPr>
                  <w:rFonts w:ascii="Cambria Math" w:hAnsi="Cambria Math"/>
                </w:rPr>
                <m:t>L</m:t>
              </m:r>
            </m:sub>
          </m:sSub>
          <m:nary>
            <m:naryPr>
              <m:chr m:val="∑"/>
              <m:limLoc m:val="undOvr"/>
              <m:supHide m:val="1"/>
              <m:ctrlPr>
                <w:rPr>
                  <w:rFonts w:ascii="Cambria Math" w:eastAsiaTheme="minorEastAsia" w:hAnsi="Cambria Math" w:cstheme="minorBidi"/>
                  <w:i/>
                  <w:sz w:val="21"/>
                </w:rPr>
              </m:ctrlPr>
            </m:naryPr>
            <m:sub>
              <m:r>
                <m:rPr>
                  <m:sty m:val="p"/>
                </m:rPr>
                <w:rPr>
                  <w:rFonts w:ascii="Cambria Math" w:hAnsi="Cambria Math"/>
                </w:rPr>
                <m:t>ij</m:t>
              </m:r>
            </m:sub>
            <m:sup/>
            <m:e>
              <m:sSubSup>
                <m:sSubSupPr>
                  <m:ctrlPr>
                    <w:rPr>
                      <w:rFonts w:ascii="Cambria Math" w:eastAsiaTheme="minorEastAsia" w:hAnsi="Cambria Math" w:cstheme="minorBidi"/>
                      <w:i/>
                      <w:sz w:val="21"/>
                    </w:rPr>
                  </m:ctrlPr>
                </m:sSubSupPr>
                <m:e>
                  <m:d>
                    <m:dPr>
                      <m:begChr m:val="‖"/>
                      <m:endChr m:val="‖"/>
                      <m:ctrlPr>
                        <w:rPr>
                          <w:rFonts w:ascii="Cambria Math" w:eastAsiaTheme="minorEastAsia" w:hAnsi="Cambria Math" w:cstheme="minorBidi"/>
                          <w:i/>
                          <w:sz w:val="21"/>
                        </w:rPr>
                      </m:ctrlPr>
                    </m:dPr>
                    <m:e>
                      <m:sSub>
                        <m:sSubPr>
                          <m:ctrlPr>
                            <w:rPr>
                              <w:rFonts w:ascii="Cambria Math" w:eastAsiaTheme="minorEastAsia" w:hAnsi="Cambria Math" w:cstheme="minorBidi"/>
                              <w:i/>
                              <w:sz w:val="21"/>
                            </w:rPr>
                          </m:ctrlPr>
                        </m:sSubPr>
                        <m:e>
                          <m:r>
                            <w:rPr>
                              <w:rFonts w:ascii="Cambria Math" w:hAnsi="Cambria Math"/>
                            </w:rPr>
                            <m:t>R</m:t>
                          </m:r>
                        </m:e>
                        <m:sub>
                          <m:r>
                            <w:rPr>
                              <w:rFonts w:ascii="Cambria Math" w:hAnsi="Cambria Math"/>
                            </w:rPr>
                            <m:t>ij</m:t>
                          </m:r>
                        </m:sub>
                      </m:sSub>
                      <m:r>
                        <w:rPr>
                          <w:rFonts w:ascii="Cambria Math" w:hAnsi="Cambria Math"/>
                        </w:rPr>
                        <m:t>X-D</m:t>
                      </m:r>
                      <m:sSub>
                        <m:sSubPr>
                          <m:ctrlPr>
                            <w:rPr>
                              <w:rFonts w:ascii="Cambria Math" w:eastAsiaTheme="minorEastAsia" w:hAnsi="Cambria Math" w:cstheme="minorBidi"/>
                              <w:i/>
                              <w:sz w:val="21"/>
                            </w:rPr>
                          </m:ctrlPr>
                        </m:sSubPr>
                        <m:e>
                          <m:r>
                            <w:rPr>
                              <w:rFonts w:ascii="Cambria Math" w:hAnsi="Cambria Math"/>
                            </w:rPr>
                            <m:t>α</m:t>
                          </m:r>
                        </m:e>
                        <m:sub>
                          <m:r>
                            <w:rPr>
                              <w:rFonts w:ascii="Cambria Math" w:hAnsi="Cambria Math"/>
                            </w:rPr>
                            <m:t>ij</m:t>
                          </m:r>
                        </m:sub>
                      </m:sSub>
                    </m:e>
                  </m:d>
                </m:e>
                <m:sub>
                  <m:r>
                    <w:rPr>
                      <w:rFonts w:ascii="Cambria Math" w:hAnsi="Cambria Math"/>
                    </w:rPr>
                    <m:t>2</m:t>
                  </m:r>
                </m:sub>
                <m:sup>
                  <m:r>
                    <w:rPr>
                      <w:rFonts w:ascii="Cambria Math" w:hAnsi="Cambria Math"/>
                    </w:rPr>
                    <m:t>2</m:t>
                  </m:r>
                </m:sup>
              </m:sSubSup>
            </m:e>
          </m:nary>
          <m:r>
            <m:rPr>
              <m:sty m:val="p"/>
            </m:rPr>
            <w:rPr>
              <w:rFonts w:ascii="Cambria Math" w:hAnsi="Cambria Math"/>
            </w:rPr>
            <m:t>+</m:t>
          </m:r>
          <m:sSub>
            <m:sSubPr>
              <m:ctrlPr>
                <w:rPr>
                  <w:rFonts w:ascii="Cambria Math" w:eastAsiaTheme="minorEastAsia" w:hAnsi="Cambria Math" w:cstheme="minorBidi"/>
                  <w:sz w:val="21"/>
                </w:rPr>
              </m:ctrlPr>
            </m:sSubPr>
            <m:e>
              <m:sSub>
                <m:sSubPr>
                  <m:ctrlPr>
                    <w:rPr>
                      <w:rFonts w:ascii="Cambria Math" w:eastAsiaTheme="minorEastAsia" w:hAnsi="Cambria Math" w:cstheme="minorBidi"/>
                      <w:i/>
                      <w:sz w:val="21"/>
                    </w:rPr>
                  </m:ctrlPr>
                </m:sSubPr>
                <m:e>
                  <m:r>
                    <w:rPr>
                      <w:rFonts w:ascii="Cambria Math" w:hAnsi="Cambria Math"/>
                    </w:rPr>
                    <m:t>λ</m:t>
                  </m:r>
                </m:e>
                <m:sub>
                  <m:r>
                    <w:rPr>
                      <w:rFonts w:ascii="Cambria Math" w:hAnsi="Cambria Math"/>
                    </w:rPr>
                    <m:t>G</m:t>
                  </m:r>
                </m:sub>
              </m:sSub>
              <m:d>
                <m:dPr>
                  <m:begChr m:val="‖"/>
                  <m:endChr m:val="‖"/>
                  <m:ctrlPr>
                    <w:rPr>
                      <w:rFonts w:ascii="Cambria Math" w:eastAsiaTheme="minorEastAsia" w:hAnsi="Cambria Math" w:cstheme="minorBidi"/>
                      <w:i/>
                      <w:sz w:val="21"/>
                    </w:rPr>
                  </m:ctrlPr>
                </m:dPr>
                <m:e>
                  <m:r>
                    <w:rPr>
                      <w:rFonts w:ascii="Cambria Math" w:hAnsi="Cambria Math"/>
                    </w:rPr>
                    <m:t>ψX</m:t>
                  </m:r>
                </m:e>
              </m:d>
            </m:e>
            <m:sub>
              <m:r>
                <w:rPr>
                  <w:rFonts w:ascii="Cambria Math" w:hAnsi="Cambria Math"/>
                </w:rPr>
                <m:t>1</m:t>
              </m:r>
            </m:sub>
          </m:sSub>
        </m:oMath>
      </m:oMathPara>
    </w:p>
    <w:p w14:paraId="2BAE6DD9" w14:textId="36B486AD" w:rsidR="00E358DC" w:rsidRPr="00E358DC" w:rsidRDefault="00D07A95">
      <w:pPr>
        <w:spacing w:line="360" w:lineRule="auto"/>
        <w:rPr>
          <w:rFonts w:ascii="Times New Roman" w:hAnsi="Times New Roman"/>
        </w:rPr>
      </w:pPr>
      <w:r>
        <w:rPr>
          <w:rFonts w:ascii="Times New Roman" w:hAnsi="Times New Roman"/>
        </w:rPr>
        <w:t>Here, the l</w:t>
      </w:r>
      <w:r w:rsidR="00AC4FD5">
        <w:rPr>
          <w:rFonts w:ascii="Times New Roman" w:hAnsi="Times New Roman"/>
        </w:rPr>
        <w:t>east squares</w:t>
      </w:r>
      <w:r>
        <w:rPr>
          <w:rFonts w:ascii="Times New Roman" w:hAnsi="Times New Roman"/>
        </w:rPr>
        <w:t xml:space="preserve"> technique</w:t>
      </w:r>
      <w:r w:rsidR="00AC4FD5">
        <w:rPr>
          <w:rFonts w:ascii="Times New Roman" w:hAnsi="Times New Roman"/>
        </w:rPr>
        <w:t xml:space="preserve"> is adopted to solve the problem</w:t>
      </w:r>
      <w:r>
        <w:rPr>
          <w:rFonts w:ascii="Times New Roman" w:hAnsi="Times New Roman"/>
        </w:rPr>
        <w:t xml:space="preserve">, technique which is </w:t>
      </w:r>
      <w:r>
        <w:rPr>
          <w:rFonts w:ascii="Times New Roman" w:hAnsi="Times New Roman"/>
        </w:rPr>
        <w:lastRenderedPageBreak/>
        <w:t xml:space="preserve">actually equivalent </w:t>
      </w:r>
      <w:r w:rsidR="00CA0937">
        <w:rPr>
          <w:rFonts w:ascii="Times New Roman" w:hAnsi="Times New Roman"/>
        </w:rPr>
        <w:t xml:space="preserve">to k-space </w:t>
      </w:r>
      <w:r w:rsidR="008E03A4">
        <w:rPr>
          <w:rFonts w:ascii="Times New Roman" w:hAnsi="Times New Roman"/>
        </w:rPr>
        <w:t xml:space="preserve">back </w:t>
      </w:r>
      <w:r w:rsidR="00CA0937">
        <w:rPr>
          <w:rFonts w:ascii="Times New Roman" w:hAnsi="Times New Roman"/>
        </w:rPr>
        <w:t>filling</w:t>
      </w:r>
      <w:r w:rsidR="00AB0669">
        <w:rPr>
          <w:rFonts w:ascii="Times New Roman" w:hAnsi="Times New Roman"/>
        </w:rPr>
        <w:t xml:space="preserve">, in other words, </w:t>
      </w:r>
      <w:r w:rsidR="00996918">
        <w:rPr>
          <w:rFonts w:ascii="Times New Roman" w:hAnsi="Times New Roman"/>
        </w:rPr>
        <w:t xml:space="preserve">DLMRI </w:t>
      </w:r>
      <w:r w:rsidR="000B5CF7">
        <w:rPr>
          <w:rFonts w:ascii="Times New Roman" w:hAnsi="Times New Roman"/>
        </w:rPr>
        <w:t>restores</w:t>
      </w:r>
      <w:r w:rsidR="00996918">
        <w:rPr>
          <w:rFonts w:ascii="Times New Roman" w:hAnsi="Times New Roman"/>
        </w:rPr>
        <w:t xml:space="preserve"> the un</w:t>
      </w:r>
      <w:r w:rsidR="00DB291B">
        <w:rPr>
          <w:rFonts w:ascii="Times New Roman" w:hAnsi="Times New Roman"/>
        </w:rPr>
        <w:t>-</w:t>
      </w:r>
      <w:r w:rsidR="00996918">
        <w:rPr>
          <w:rFonts w:ascii="Times New Roman" w:hAnsi="Times New Roman"/>
        </w:rPr>
        <w:t xml:space="preserve">sampled positions in k-space with </w:t>
      </w:r>
      <w:r w:rsidR="000B5CF7">
        <w:rPr>
          <w:rFonts w:ascii="Times New Roman" w:hAnsi="Times New Roman"/>
        </w:rPr>
        <w:t>frequencies</w:t>
      </w:r>
      <w:r w:rsidR="0040210B">
        <w:rPr>
          <w:rFonts w:ascii="Times New Roman" w:hAnsi="Times New Roman"/>
        </w:rPr>
        <w:t xml:space="preserve"> of averaged </w:t>
      </w:r>
      <w:r w:rsidR="004C145F">
        <w:rPr>
          <w:rFonts w:ascii="Times New Roman" w:hAnsi="Times New Roman"/>
        </w:rPr>
        <w:t xml:space="preserve">patch obtained by </w:t>
      </w:r>
      <m:oMath>
        <m:r>
          <w:rPr>
            <w:rFonts w:ascii="Cambria Math" w:hAnsi="Cambria Math"/>
          </w:rPr>
          <m:t>D</m:t>
        </m:r>
        <m:sSub>
          <m:sSubPr>
            <m:ctrlPr>
              <w:rPr>
                <w:rFonts w:ascii="Cambria Math" w:hAnsi="Cambria Math"/>
                <w:i/>
              </w:rPr>
            </m:ctrlPr>
          </m:sSubPr>
          <m:e>
            <m:r>
              <w:rPr>
                <w:rFonts w:ascii="Cambria Math" w:hAnsi="Cambria Math"/>
              </w:rPr>
              <m:t>α</m:t>
            </m:r>
          </m:e>
          <m:sub>
            <m:r>
              <w:rPr>
                <w:rFonts w:ascii="Cambria Math" w:hAnsi="Cambria Math"/>
              </w:rPr>
              <m:t>ij</m:t>
            </m:r>
          </m:sub>
        </m:sSub>
      </m:oMath>
      <w:r w:rsidR="002A64E5">
        <w:rPr>
          <w:rFonts w:ascii="Times New Roman" w:hAnsi="Times New Roman" w:hint="eastAsia"/>
        </w:rPr>
        <w:t>.</w:t>
      </w:r>
      <w:r w:rsidR="00D82BD3">
        <w:rPr>
          <w:rFonts w:ascii="Times New Roman" w:hAnsi="Times New Roman"/>
        </w:rPr>
        <w:t>However, this procedure is just a pretreatment to overcome</w:t>
      </w:r>
      <w:r w:rsidR="00BF5101">
        <w:rPr>
          <w:rFonts w:ascii="Times New Roman" w:hAnsi="Times New Roman"/>
        </w:rPr>
        <w:t xml:space="preserve"> the local shortcoming. S</w:t>
      </w:r>
      <w:r w:rsidR="00D82BD3">
        <w:rPr>
          <w:rFonts w:ascii="Times New Roman" w:hAnsi="Times New Roman"/>
        </w:rPr>
        <w:t>pecifically</w:t>
      </w:r>
      <w:r w:rsidR="00765EC6">
        <w:rPr>
          <w:rFonts w:ascii="Times New Roman" w:hAnsi="Times New Roman"/>
        </w:rPr>
        <w:t>,</w:t>
      </w:r>
      <w:r w:rsidR="00D82BD3">
        <w:rPr>
          <w:rFonts w:ascii="Times New Roman" w:hAnsi="Times New Roman"/>
        </w:rPr>
        <w:t xml:space="preserve"> </w:t>
      </w:r>
      <w:r w:rsidR="003F1D8B">
        <w:rPr>
          <w:rFonts w:ascii="Times New Roman" w:hAnsi="Times New Roman"/>
        </w:rPr>
        <w:t>the overcome to local-</w:t>
      </w:r>
      <w:r w:rsidR="00FF0B78">
        <w:rPr>
          <w:rFonts w:ascii="Times New Roman" w:hAnsi="Times New Roman"/>
        </w:rPr>
        <w:t>short</w:t>
      </w:r>
      <w:r w:rsidR="00C50151">
        <w:rPr>
          <w:rFonts w:ascii="Times New Roman" w:hAnsi="Times New Roman"/>
        </w:rPr>
        <w:t>com</w:t>
      </w:r>
      <w:r w:rsidR="00FF0B78">
        <w:rPr>
          <w:rFonts w:ascii="Times New Roman" w:hAnsi="Times New Roman"/>
        </w:rPr>
        <w:t xml:space="preserve">ing </w:t>
      </w:r>
      <w:r w:rsidR="007126AB">
        <w:rPr>
          <w:rFonts w:ascii="Times New Roman" w:hAnsi="Times New Roman"/>
        </w:rPr>
        <w:t xml:space="preserve">only </w:t>
      </w:r>
      <w:r w:rsidR="00FF0B78">
        <w:rPr>
          <w:rFonts w:ascii="Times New Roman" w:hAnsi="Times New Roman"/>
        </w:rPr>
        <w:t>befell the patch-average</w:t>
      </w:r>
      <w:r w:rsidR="007126AB">
        <w:rPr>
          <w:rFonts w:ascii="Times New Roman" w:hAnsi="Times New Roman"/>
        </w:rPr>
        <w:t>, and the reconstruction step is omitted</w:t>
      </w:r>
      <w:r w:rsidR="00785290">
        <w:rPr>
          <w:rFonts w:ascii="Times New Roman" w:hAnsi="Times New Roman"/>
        </w:rPr>
        <w:t>.</w:t>
      </w:r>
      <w:r w:rsidR="00190D2A">
        <w:rPr>
          <w:rFonts w:ascii="Times New Roman" w:hAnsi="Times New Roman" w:hint="eastAsia"/>
        </w:rPr>
        <w:t xml:space="preserve"> </w:t>
      </w:r>
      <w:r w:rsidR="006D0ECA">
        <w:rPr>
          <w:rFonts w:ascii="Times New Roman" w:hAnsi="Times New Roman"/>
        </w:rPr>
        <w:t>To weaken the short</w:t>
      </w:r>
      <w:r w:rsidR="00866A3B">
        <w:rPr>
          <w:rFonts w:ascii="Times New Roman" w:hAnsi="Times New Roman"/>
        </w:rPr>
        <w:t>com</w:t>
      </w:r>
      <w:r w:rsidR="006D0ECA">
        <w:rPr>
          <w:rFonts w:ascii="Times New Roman" w:hAnsi="Times New Roman"/>
        </w:rPr>
        <w:t>ing a step further</w:t>
      </w:r>
      <w:r w:rsidR="002D6D9C">
        <w:rPr>
          <w:rFonts w:ascii="Times New Roman" w:hAnsi="Times New Roman"/>
        </w:rPr>
        <w:t xml:space="preserve"> in the reconstruction</w:t>
      </w:r>
      <w:r w:rsidR="0008447F">
        <w:rPr>
          <w:rFonts w:ascii="Times New Roman" w:hAnsi="Times New Roman"/>
        </w:rPr>
        <w:t xml:space="preserve">, we utilize </w:t>
      </w:r>
      <w:r w:rsidR="00BE6A31">
        <w:rPr>
          <w:rFonts w:ascii="Times New Roman" w:hAnsi="Times New Roman"/>
        </w:rPr>
        <w:t>CS frame</w:t>
      </w:r>
      <w:r w:rsidR="0008447F">
        <w:rPr>
          <w:rFonts w:ascii="Times New Roman" w:hAnsi="Times New Roman"/>
        </w:rPr>
        <w:t xml:space="preserve"> </w:t>
      </w:r>
      <w:r w:rsidR="00BE6A31">
        <w:rPr>
          <w:rFonts w:ascii="Times New Roman" w:hAnsi="Times New Roman"/>
        </w:rPr>
        <w:t xml:space="preserve">to implicitly use the patches rather than directly </w:t>
      </w:r>
      <w:r w:rsidR="00604DF3">
        <w:rPr>
          <w:rFonts w:ascii="Times New Roman" w:hAnsi="Times New Roman"/>
        </w:rPr>
        <w:t>fill back the k-space.</w:t>
      </w:r>
      <w:r w:rsidR="00BE6A31">
        <w:rPr>
          <w:rFonts w:ascii="Times New Roman" w:hAnsi="Times New Roman"/>
        </w:rPr>
        <w:t xml:space="preserve"> </w:t>
      </w:r>
      <w:r w:rsidR="002514E7">
        <w:rPr>
          <w:rFonts w:ascii="Times New Roman" w:hAnsi="Times New Roman" w:hint="eastAsia"/>
        </w:rPr>
        <w:t xml:space="preserve">Hence, </w:t>
      </w:r>
      <w:r w:rsidR="00D40D11">
        <w:rPr>
          <w:rFonts w:ascii="Times New Roman" w:hAnsi="Times New Roman"/>
        </w:rPr>
        <w:t xml:space="preserve">the proposed </w:t>
      </w:r>
      <w:r w:rsidR="002B4426">
        <w:rPr>
          <w:rFonts w:ascii="Times New Roman" w:hAnsi="Times New Roman"/>
        </w:rPr>
        <w:t xml:space="preserve">reconstruction is formulated as: </w:t>
      </w:r>
    </w:p>
    <w:p w14:paraId="0E76FECC" w14:textId="16F77ACD" w:rsidR="00863C10" w:rsidRDefault="00863C10">
      <w:pPr>
        <w:spacing w:line="360" w:lineRule="auto"/>
        <w:rPr>
          <w:rFonts w:ascii="Times New Roman" w:hAnsi="Times New Roman"/>
        </w:rPr>
      </w:pPr>
    </w:p>
    <w:p w14:paraId="78A00F91" w14:textId="49EF0A19" w:rsidR="00A36877" w:rsidRDefault="008654CA" w:rsidP="00CA1861">
      <w:pPr>
        <w:spacing w:line="360" w:lineRule="auto"/>
        <w:rPr>
          <w:rFonts w:ascii="Times New Roman" w:hAnsi="Times New Roman"/>
        </w:rPr>
      </w:pPr>
      <w:r>
        <w:rPr>
          <w:rFonts w:ascii="Times New Roman" w:hAnsi="Times New Roman" w:hint="eastAsia"/>
        </w:rPr>
        <w:t>Here,</w:t>
      </w:r>
      <w:r w:rsidR="007D4587">
        <w:rPr>
          <w:rFonts w:ascii="Times New Roman" w:hAnsi="Times New Roman"/>
        </w:rPr>
        <w:t xml:space="preserve"> </w:t>
      </w:r>
      <w:r w:rsidR="00D04DC0">
        <w:rPr>
          <w:rFonts w:ascii="Times New Roman" w:hAnsi="Times New Roman"/>
        </w:rPr>
        <w:t>our prop</w:t>
      </w:r>
      <w:r w:rsidR="00835515">
        <w:rPr>
          <w:rFonts w:ascii="Times New Roman" w:hAnsi="Times New Roman"/>
        </w:rPr>
        <w:t xml:space="preserve">osed reconstruction is solved </w:t>
      </w:r>
      <w:r w:rsidR="003572EA">
        <w:rPr>
          <w:rFonts w:ascii="Times New Roman" w:hAnsi="Times New Roman"/>
        </w:rPr>
        <w:t>under</w:t>
      </w:r>
      <w:r w:rsidR="00835515">
        <w:rPr>
          <w:rFonts w:ascii="Times New Roman" w:hAnsi="Times New Roman"/>
        </w:rPr>
        <w:t xml:space="preserve"> the</w:t>
      </w:r>
      <w:r w:rsidR="00D04DC0">
        <w:rPr>
          <w:rFonts w:ascii="Times New Roman" w:hAnsi="Times New Roman"/>
        </w:rPr>
        <w:t xml:space="preserve"> CS </w:t>
      </w:r>
      <w:r w:rsidR="00CC007F">
        <w:rPr>
          <w:rFonts w:ascii="Times New Roman" w:hAnsi="Times New Roman"/>
        </w:rPr>
        <w:t>frame,</w:t>
      </w:r>
      <w:r w:rsidR="00D04DC0">
        <w:rPr>
          <w:rFonts w:ascii="Times New Roman" w:hAnsi="Times New Roman"/>
        </w:rPr>
        <w:t xml:space="preserve"> and </w:t>
      </w:r>
      <w:r w:rsidR="007D4587">
        <w:rPr>
          <w:rFonts w:ascii="Times New Roman" w:hAnsi="Times New Roman"/>
        </w:rPr>
        <w:t xml:space="preserve">we regard the former two </w:t>
      </w:r>
      <w:r w:rsidR="00BC3D5C">
        <w:rPr>
          <w:rFonts w:ascii="Times New Roman" w:hAnsi="Times New Roman"/>
        </w:rPr>
        <w:t>terms, namely</w:t>
      </w:r>
      <w:r w:rsidR="00C51BEA">
        <w:rPr>
          <w:rFonts w:ascii="Times New Roman" w:hAnsi="Times New Roman"/>
        </w:rPr>
        <w:t xml:space="preserve"> the DLMRI reconstruction, as</w:t>
      </w:r>
      <w:r w:rsidR="007D4587">
        <w:rPr>
          <w:rFonts w:ascii="Times New Roman" w:hAnsi="Times New Roman"/>
        </w:rPr>
        <w:t xml:space="preserve"> our </w:t>
      </w:r>
      <w:r w:rsidR="00644A8F">
        <w:rPr>
          <w:rFonts w:ascii="Times New Roman" w:hAnsi="Times New Roman"/>
        </w:rPr>
        <w:t xml:space="preserve">data consistency </w:t>
      </w:r>
      <w:r w:rsidR="00277053">
        <w:rPr>
          <w:rFonts w:ascii="Times New Roman" w:hAnsi="Times New Roman"/>
        </w:rPr>
        <w:t>penalties.</w:t>
      </w:r>
      <w:r w:rsidR="0083017A">
        <w:rPr>
          <w:rFonts w:ascii="Times New Roman" w:hAnsi="Times New Roman"/>
        </w:rPr>
        <w:t xml:space="preserve"> </w:t>
      </w:r>
      <w:r w:rsidR="00656E05">
        <w:rPr>
          <w:rFonts w:ascii="Times New Roman" w:hAnsi="Times New Roman"/>
        </w:rPr>
        <w:t xml:space="preserve">The gradient </w:t>
      </w:r>
      <w:r w:rsidR="00432C1F">
        <w:rPr>
          <w:rFonts w:ascii="Times New Roman" w:hAnsi="Times New Roman"/>
        </w:rPr>
        <w:t>corresponding</w:t>
      </w:r>
      <w:r w:rsidR="00656E05">
        <w:rPr>
          <w:rFonts w:ascii="Times New Roman" w:hAnsi="Times New Roman"/>
        </w:rPr>
        <w:t xml:space="preserve"> to </w:t>
      </w:r>
      <m:oMath>
        <m:sSub>
          <m:sSubPr>
            <m:ctrlPr>
              <w:rPr>
                <w:rFonts w:ascii="Cambria Math" w:eastAsiaTheme="minorEastAsia" w:hAnsi="Cambria Math" w:cstheme="minorBidi"/>
                <w:b/>
                <w:sz w:val="21"/>
              </w:rPr>
            </m:ctrlPr>
          </m:sSubPr>
          <m:e>
            <m:r>
              <m:rPr>
                <m:sty m:val="bi"/>
              </m:rPr>
              <w:rPr>
                <w:rFonts w:ascii="Cambria Math" w:hAnsi="Cambria Math"/>
              </w:rPr>
              <m:t>P</m:t>
            </m:r>
          </m:e>
          <m:sub>
            <m:r>
              <m:rPr>
                <m:sty m:val="b"/>
              </m:rPr>
              <w:rPr>
                <w:rFonts w:ascii="Cambria Math" w:hAnsi="Cambria Math"/>
              </w:rPr>
              <m:t>2</m:t>
            </m:r>
          </m:sub>
        </m:sSub>
      </m:oMath>
      <w:r w:rsidR="00656E05">
        <w:rPr>
          <w:rFonts w:ascii="Times New Roman" w:hAnsi="Times New Roman" w:hint="eastAsia"/>
          <w:b/>
          <w:sz w:val="21"/>
        </w:rPr>
        <w:t xml:space="preserve"> </w:t>
      </w:r>
      <w:r w:rsidR="00656E05" w:rsidRPr="00504331">
        <w:rPr>
          <w:rFonts w:ascii="Times New Roman" w:hAnsi="Times New Roman"/>
          <w:szCs w:val="24"/>
        </w:rPr>
        <w:t>is</w:t>
      </w:r>
      <w:r w:rsidR="00656E05">
        <w:rPr>
          <w:rFonts w:ascii="Times New Roman" w:hAnsi="Times New Roman" w:hint="eastAsia"/>
          <w:b/>
          <w:sz w:val="21"/>
        </w:rPr>
        <w:t xml:space="preserve"> </w:t>
      </w:r>
      <w:r w:rsidR="008F2C25" w:rsidRPr="00504331">
        <w:rPr>
          <w:rFonts w:ascii="Times New Roman" w:hAnsi="Times New Roman"/>
          <w:szCs w:val="24"/>
        </w:rPr>
        <w:t>formulated as</w:t>
      </w:r>
      <w:del w:id="22" w:author="洪明坚" w:date="2014-12-16T10:42:00Z">
        <w:r w:rsidR="008F2C25" w:rsidRPr="00504331" w:rsidDel="00B066A6">
          <w:rPr>
            <w:rFonts w:ascii="Times New Roman" w:hAnsi="Times New Roman"/>
            <w:szCs w:val="24"/>
          </w:rPr>
          <w:delText xml:space="preserve"> </w:delText>
        </w:r>
      </w:del>
      <w:r w:rsidR="008F2C25" w:rsidRPr="00504331">
        <w:rPr>
          <w:rFonts w:ascii="Times New Roman" w:hAnsi="Times New Roman"/>
          <w:szCs w:val="24"/>
        </w:rPr>
        <w:t>:</w:t>
      </w:r>
    </w:p>
    <w:tbl>
      <w:tblPr>
        <w:tblStyle w:val="ad"/>
        <w:tblW w:w="5000" w:type="pct"/>
        <w:tblLook w:val="04A0" w:firstRow="1" w:lastRow="0" w:firstColumn="1" w:lastColumn="0" w:noHBand="0" w:noVBand="1"/>
      </w:tblPr>
      <w:tblGrid>
        <w:gridCol w:w="692"/>
        <w:gridCol w:w="6921"/>
        <w:gridCol w:w="693"/>
      </w:tblGrid>
      <w:tr w:rsidR="001D2663" w14:paraId="64BCA4B7" w14:textId="77777777" w:rsidTr="000854B8">
        <w:tc>
          <w:tcPr>
            <w:tcW w:w="400" w:type="pct"/>
            <w:tcBorders>
              <w:top w:val="nil"/>
              <w:left w:val="nil"/>
              <w:bottom w:val="nil"/>
              <w:right w:val="nil"/>
            </w:tcBorders>
            <w:tcMar>
              <w:left w:w="0" w:type="dxa"/>
              <w:right w:w="0" w:type="dxa"/>
            </w:tcMar>
            <w:vAlign w:val="center"/>
          </w:tcPr>
          <w:p w14:paraId="52D2A61B" w14:textId="77777777" w:rsidR="001D2663" w:rsidRDefault="001D2663" w:rsidP="00CA1861">
            <w:pPr>
              <w:spacing w:line="360" w:lineRule="auto"/>
              <w:rPr>
                <w:rFonts w:ascii="Times New Roman" w:hAnsi="Times New Roman"/>
              </w:rPr>
            </w:pPr>
          </w:p>
        </w:tc>
        <w:tc>
          <w:tcPr>
            <w:tcW w:w="4000" w:type="pct"/>
            <w:tcBorders>
              <w:top w:val="nil"/>
              <w:left w:val="nil"/>
              <w:bottom w:val="nil"/>
              <w:right w:val="nil"/>
            </w:tcBorders>
            <w:tcMar>
              <w:left w:w="0" w:type="dxa"/>
              <w:right w:w="0" w:type="dxa"/>
            </w:tcMar>
            <w:vAlign w:val="center"/>
          </w:tcPr>
          <w:p w14:paraId="763B4AA6" w14:textId="0917A6A7" w:rsidR="001D2663" w:rsidRDefault="007225F7" w:rsidP="00CA1861">
            <w:pPr>
              <w:spacing w:line="360" w:lineRule="auto"/>
              <w:rPr>
                <w:rFonts w:ascii="Times New Roman" w:hAnsi="Times New Roman"/>
              </w:rPr>
            </w:pPr>
            <m:oMathPara>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sSub>
                  <m:sSubPr>
                    <m:ctrlPr>
                      <w:rPr>
                        <w:rFonts w:ascii="Cambria Math" w:eastAsiaTheme="minorEastAsia" w:hAnsi="Cambria Math" w:cstheme="minorBidi"/>
                        <w:i/>
                        <w:sz w:val="21"/>
                      </w:rPr>
                    </m:ctrlPr>
                  </m:sSubPr>
                  <m:e>
                    <m:r>
                      <w:rPr>
                        <w:rFonts w:ascii="Cambria Math" w:hAnsi="Cambria Math"/>
                      </w:rPr>
                      <m:t>λ</m:t>
                    </m:r>
                  </m:e>
                  <m:sub>
                    <m:r>
                      <w:rPr>
                        <w:rFonts w:ascii="Cambria Math" w:hAnsi="Cambria Math"/>
                      </w:rPr>
                      <m:t>L</m:t>
                    </m:r>
                  </m:sub>
                </m:sSub>
                <m:nary>
                  <m:naryPr>
                    <m:chr m:val="∑"/>
                    <m:limLoc m:val="undOvr"/>
                    <m:supHide m:val="1"/>
                    <m:ctrlPr>
                      <w:rPr>
                        <w:rFonts w:ascii="Cambria Math" w:eastAsiaTheme="minorEastAsia" w:hAnsi="Cambria Math" w:cstheme="minorBidi"/>
                        <w:i/>
                        <w:sz w:val="21"/>
                      </w:rPr>
                    </m:ctrlPr>
                  </m:naryPr>
                  <m:sub>
                    <m:r>
                      <m:rPr>
                        <m:sty m:val="p"/>
                      </m:rPr>
                      <w:rPr>
                        <w:rFonts w:ascii="Cambria Math" w:hAnsi="Cambria Math"/>
                      </w:rPr>
                      <m:t>ij</m:t>
                    </m:r>
                  </m:sub>
                  <m:sup/>
                  <m:e>
                    <m:r>
                      <m:rPr>
                        <m:sty m:val="p"/>
                      </m:rPr>
                      <w:rPr>
                        <w:rFonts w:ascii="Cambria Math" w:hAnsi="Cambria Math"/>
                      </w:rPr>
                      <m:t>(</m:t>
                    </m:r>
                    <m:sSubSup>
                      <m:sSubSupPr>
                        <m:ctrlPr>
                          <w:rPr>
                            <w:rFonts w:ascii="Cambria Math" w:eastAsiaTheme="minorEastAsia" w:hAnsi="Cambria Math" w:cstheme="minorBidi"/>
                            <w:sz w:val="21"/>
                          </w:rPr>
                        </m:ctrlPr>
                      </m:sSubSupPr>
                      <m:e>
                        <m:r>
                          <m:rPr>
                            <m:sty m:val="p"/>
                          </m:rPr>
                          <w:rPr>
                            <w:rFonts w:ascii="Cambria Math" w:hAnsi="Cambria Math"/>
                          </w:rPr>
                          <m:t>R</m:t>
                        </m:r>
                      </m:e>
                      <m:sub>
                        <m:r>
                          <m:rPr>
                            <m:sty m:val="p"/>
                          </m:rPr>
                          <w:rPr>
                            <w:rFonts w:ascii="Cambria Math" w:hAnsi="Cambria Math" w:hint="eastAsia"/>
                          </w:rPr>
                          <m:t>i</m:t>
                        </m:r>
                        <m:r>
                          <m:rPr>
                            <m:sty m:val="p"/>
                          </m:rPr>
                          <w:rPr>
                            <w:rFonts w:ascii="Cambria Math" w:hAnsi="Cambria Math"/>
                          </w:rPr>
                          <m:t>j</m:t>
                        </m:r>
                      </m:sub>
                      <m:sup>
                        <m:r>
                          <w:rPr>
                            <w:rFonts w:ascii="Cambria Math" w:hAnsi="Cambria Math"/>
                          </w:rPr>
                          <m:t>T</m:t>
                        </m:r>
                      </m:sup>
                    </m:sSubSup>
                    <m:sSub>
                      <m:sSubPr>
                        <m:ctrlPr>
                          <w:rPr>
                            <w:rFonts w:ascii="Cambria Math" w:eastAsiaTheme="minorEastAsia" w:hAnsi="Cambria Math" w:cstheme="minorBidi"/>
                            <w:i/>
                            <w:sz w:val="21"/>
                          </w:rPr>
                        </m:ctrlPr>
                      </m:sSubPr>
                      <m:e>
                        <m:r>
                          <w:rPr>
                            <w:rFonts w:ascii="Cambria Math" w:hAnsi="Cambria Math"/>
                          </w:rPr>
                          <m:t>R</m:t>
                        </m:r>
                      </m:e>
                      <m:sub>
                        <m:r>
                          <w:rPr>
                            <w:rFonts w:ascii="Cambria Math" w:hAnsi="Cambria Math"/>
                          </w:rPr>
                          <m:t>ij</m:t>
                        </m:r>
                      </m:sub>
                    </m:sSub>
                    <m:r>
                      <w:rPr>
                        <w:rFonts w:ascii="Cambria Math" w:hAnsi="Cambria Math"/>
                      </w:rPr>
                      <m:t>X-</m:t>
                    </m:r>
                    <m:sSubSup>
                      <m:sSubSupPr>
                        <m:ctrlPr>
                          <w:rPr>
                            <w:rFonts w:ascii="Cambria Math" w:eastAsiaTheme="minorEastAsia" w:hAnsi="Cambria Math" w:cstheme="minorBidi"/>
                            <w:sz w:val="21"/>
                          </w:rPr>
                        </m:ctrlPr>
                      </m:sSubSupPr>
                      <m:e>
                        <m:r>
                          <m:rPr>
                            <m:sty m:val="p"/>
                          </m:rPr>
                          <w:rPr>
                            <w:rFonts w:ascii="Cambria Math" w:hAnsi="Cambria Math"/>
                          </w:rPr>
                          <m:t>R</m:t>
                        </m:r>
                      </m:e>
                      <m:sub>
                        <m:r>
                          <m:rPr>
                            <m:sty m:val="p"/>
                          </m:rPr>
                          <w:rPr>
                            <w:rFonts w:ascii="Cambria Math" w:hAnsi="Cambria Math" w:hint="eastAsia"/>
                          </w:rPr>
                          <m:t>i</m:t>
                        </m:r>
                        <m:r>
                          <m:rPr>
                            <m:sty m:val="p"/>
                          </m:rPr>
                          <w:rPr>
                            <w:rFonts w:ascii="Cambria Math" w:hAnsi="Cambria Math"/>
                          </w:rPr>
                          <m:t>j</m:t>
                        </m:r>
                      </m:sub>
                      <m:sup>
                        <m:r>
                          <w:rPr>
                            <w:rFonts w:ascii="Cambria Math" w:hAnsi="Cambria Math"/>
                          </w:rPr>
                          <m:t>T</m:t>
                        </m:r>
                      </m:sup>
                    </m:sSubSup>
                    <m:r>
                      <w:rPr>
                        <w:rFonts w:ascii="Cambria Math" w:hAnsi="Cambria Math"/>
                      </w:rPr>
                      <m:t>D</m:t>
                    </m:r>
                    <m:sSub>
                      <m:sSubPr>
                        <m:ctrlPr>
                          <w:rPr>
                            <w:rFonts w:ascii="Cambria Math" w:eastAsiaTheme="minorEastAsia" w:hAnsi="Cambria Math" w:cstheme="minorBidi"/>
                            <w:i/>
                            <w:sz w:val="21"/>
                          </w:rPr>
                        </m:ctrlPr>
                      </m:sSubPr>
                      <m:e>
                        <m:r>
                          <w:rPr>
                            <w:rFonts w:ascii="Cambria Math" w:hAnsi="Cambria Math"/>
                          </w:rPr>
                          <m:t>α</m:t>
                        </m:r>
                      </m:e>
                      <m:sub>
                        <m:r>
                          <w:rPr>
                            <w:rFonts w:ascii="Cambria Math" w:hAnsi="Cambria Math"/>
                          </w:rPr>
                          <m:t>ij</m:t>
                        </m:r>
                      </m:sub>
                    </m:sSub>
                    <m:r>
                      <m:rPr>
                        <m:sty m:val="p"/>
                      </m:rPr>
                      <w:rPr>
                        <w:rFonts w:ascii="Cambria Math" w:hAnsi="Cambria Math"/>
                      </w:rPr>
                      <m:t>)</m:t>
                    </m:r>
                  </m:e>
                </m:nary>
                <m:r>
                  <m:rPr>
                    <m:sty m:val="p"/>
                  </m:rPr>
                  <w:rPr>
                    <w:rFonts w:ascii="Cambria Math" w:hAnsi="Cambria Math"/>
                  </w:rPr>
                  <m:t>+</m:t>
                </m:r>
                <m:r>
                  <w:rPr>
                    <w:rFonts w:ascii="Cambria Math" w:hAnsi="Cambria Math"/>
                  </w:rPr>
                  <m:t>2</m:t>
                </m:r>
                <m:sSubSup>
                  <m:sSubSupPr>
                    <m:ctrlPr>
                      <w:rPr>
                        <w:rFonts w:ascii="Cambria Math" w:eastAsiaTheme="minorEastAsia" w:hAnsi="Cambria Math" w:cstheme="minorBidi"/>
                        <w:sz w:val="21"/>
                      </w:rPr>
                    </m:ctrlPr>
                  </m:sSubSupPr>
                  <m:e>
                    <m:r>
                      <w:rPr>
                        <w:rFonts w:ascii="Cambria Math" w:hAnsi="Cambria Math"/>
                      </w:rPr>
                      <m:t>F</m:t>
                    </m:r>
                  </m:e>
                  <m:sub>
                    <m:r>
                      <w:rPr>
                        <w:rFonts w:ascii="Cambria Math" w:hAnsi="Cambria Math"/>
                      </w:rPr>
                      <m:t>u</m:t>
                    </m:r>
                  </m:sub>
                  <m:sup>
                    <m:r>
                      <m:rPr>
                        <m:sty m:val="p"/>
                      </m:rPr>
                      <w:rPr>
                        <w:rFonts w:ascii="Cambria Math" w:hAnsi="Cambria Math"/>
                      </w:rPr>
                      <m:t>H</m:t>
                    </m:r>
                  </m:sup>
                </m:sSubSup>
                <m:d>
                  <m:dPr>
                    <m:ctrlPr>
                      <w:rPr>
                        <w:rFonts w:ascii="Cambria Math" w:hAnsi="Cambria Math"/>
                        <w:i/>
                      </w:rPr>
                    </m:ctrlPr>
                  </m:dPr>
                  <m:e>
                    <m:sSub>
                      <m:sSubPr>
                        <m:ctrlPr>
                          <w:rPr>
                            <w:rFonts w:ascii="Cambria Math" w:eastAsiaTheme="minorEastAsia" w:hAnsi="Cambria Math" w:cstheme="minorBidi"/>
                            <w:sz w:val="21"/>
                          </w:rPr>
                        </m:ctrlPr>
                      </m:sSubPr>
                      <m:e>
                        <m:r>
                          <w:rPr>
                            <w:rFonts w:ascii="Cambria Math" w:hAnsi="Cambria Math"/>
                          </w:rPr>
                          <m:t>F</m:t>
                        </m:r>
                      </m:e>
                      <m:sub>
                        <m:r>
                          <w:rPr>
                            <w:rFonts w:ascii="Cambria Math" w:hAnsi="Cambria Math"/>
                          </w:rPr>
                          <m:t>u</m:t>
                        </m:r>
                      </m:sub>
                    </m:sSub>
                    <m:r>
                      <m:rPr>
                        <m:sty m:val="p"/>
                      </m:rPr>
                      <w:rPr>
                        <w:rFonts w:ascii="Cambria Math" w:hAnsi="Cambria Math"/>
                      </w:rPr>
                      <m:t>X-Y</m:t>
                    </m:r>
                    <m:ctrlPr>
                      <w:rPr>
                        <w:rFonts w:ascii="Cambria Math" w:hAnsi="Cambria Math"/>
                      </w:rPr>
                    </m:ctrlPr>
                  </m:e>
                </m:d>
                <m:r>
                  <m:rPr>
                    <m:sty m:val="p"/>
                  </m:rPr>
                  <w:rPr>
                    <w:rFonts w:ascii="Cambria Math" w:hAnsi="Cambria Math"/>
                  </w:rPr>
                  <m:t>+</m:t>
                </m:r>
                <m:sSub>
                  <m:sSubPr>
                    <m:ctrlPr>
                      <w:rPr>
                        <w:rFonts w:ascii="Cambria Math" w:eastAsiaTheme="minorEastAsia" w:hAnsi="Cambria Math" w:cstheme="minorBidi"/>
                        <w:sz w:val="21"/>
                      </w:rPr>
                    </m:ctrlPr>
                  </m:sSubPr>
                  <m:e>
                    <m:sSub>
                      <m:sSubPr>
                        <m:ctrlPr>
                          <w:rPr>
                            <w:rFonts w:ascii="Cambria Math" w:eastAsiaTheme="minorEastAsia" w:hAnsi="Cambria Math" w:cstheme="minorBidi"/>
                            <w:i/>
                            <w:sz w:val="21"/>
                          </w:rPr>
                        </m:ctrlPr>
                      </m:sSubPr>
                      <m:e>
                        <m:r>
                          <w:rPr>
                            <w:rFonts w:ascii="Cambria Math" w:hAnsi="Cambria Math"/>
                          </w:rPr>
                          <m:t>λ</m:t>
                        </m:r>
                      </m:e>
                      <m:sub>
                        <m:r>
                          <w:rPr>
                            <w:rFonts w:ascii="Cambria Math" w:hAnsi="Cambria Math"/>
                          </w:rPr>
                          <m:t>G</m:t>
                        </m:r>
                      </m:sub>
                    </m:sSub>
                    <m:r>
                      <m:rPr>
                        <m:sty m:val="p"/>
                      </m:rPr>
                      <w:rPr>
                        <w:rFonts w:ascii="Cambria Math" w:hAnsi="Cambria Math"/>
                      </w:rPr>
                      <m:t>∇(</m:t>
                    </m:r>
                    <m:d>
                      <m:dPr>
                        <m:begChr m:val="‖"/>
                        <m:endChr m:val="‖"/>
                        <m:ctrlPr>
                          <w:rPr>
                            <w:rFonts w:ascii="Cambria Math" w:eastAsiaTheme="minorEastAsia" w:hAnsi="Cambria Math" w:cstheme="minorBidi"/>
                            <w:i/>
                            <w:sz w:val="21"/>
                          </w:rPr>
                        </m:ctrlPr>
                      </m:dPr>
                      <m:e>
                        <m:r>
                          <w:rPr>
                            <w:rFonts w:ascii="Cambria Math" w:hAnsi="Cambria Math"/>
                          </w:rPr>
                          <m:t>ψX</m:t>
                        </m:r>
                      </m:e>
                    </m:d>
                  </m:e>
                  <m:sub>
                    <m:r>
                      <w:rPr>
                        <w:rFonts w:ascii="Cambria Math" w:hAnsi="Cambria Math"/>
                      </w:rPr>
                      <m:t>1</m:t>
                    </m:r>
                  </m:sub>
                </m:sSub>
                <m:r>
                  <w:rPr>
                    <w:rFonts w:ascii="Cambria Math" w:hAnsi="Cambria Math"/>
                  </w:rPr>
                  <m:t>)</m:t>
                </m:r>
              </m:oMath>
            </m:oMathPara>
          </w:p>
        </w:tc>
        <w:tc>
          <w:tcPr>
            <w:tcW w:w="400" w:type="pct"/>
            <w:tcBorders>
              <w:top w:val="nil"/>
              <w:left w:val="nil"/>
              <w:bottom w:val="nil"/>
              <w:right w:val="nil"/>
            </w:tcBorders>
            <w:tcMar>
              <w:left w:w="0" w:type="dxa"/>
              <w:right w:w="0" w:type="dxa"/>
            </w:tcMar>
            <w:vAlign w:val="center"/>
          </w:tcPr>
          <w:p w14:paraId="5BABB146" w14:textId="7A5D05E5" w:rsidR="001D2663" w:rsidRDefault="00D700CE" w:rsidP="00D700CE">
            <w:pPr>
              <w:spacing w:line="360" w:lineRule="auto"/>
              <w:jc w:val="right"/>
              <w:rPr>
                <w:rFonts w:ascii="Times New Roman" w:hAnsi="Times New Roman"/>
              </w:rPr>
            </w:pPr>
            <w:r>
              <w:rPr>
                <w:rFonts w:hint="eastAsia"/>
              </w:rPr>
              <w:t>(</w:t>
            </w:r>
            <w:r w:rsidR="00980260">
              <w:t>5</w:t>
            </w:r>
            <w:r>
              <w:t>)</w:t>
            </w:r>
          </w:p>
        </w:tc>
      </w:tr>
    </w:tbl>
    <w:p w14:paraId="735485E1" w14:textId="772B72BD" w:rsidR="00850C2E" w:rsidRDefault="00444897" w:rsidP="007E1D85">
      <w:pPr>
        <w:spacing w:line="360" w:lineRule="auto"/>
        <w:rPr>
          <w:rFonts w:ascii="Times New Roman" w:hAnsi="Times New Roman"/>
        </w:rPr>
      </w:pPr>
      <w:r>
        <w:rPr>
          <w:rFonts w:ascii="Times New Roman" w:hAnsi="Times New Roman" w:hint="eastAsia"/>
        </w:rPr>
        <w:t xml:space="preserve">The superscript H denotes the Hermitian transpose operation. </w:t>
      </w:r>
      <w:r w:rsidR="008B4FA9">
        <w:rPr>
          <w:rFonts w:ascii="Times New Roman" w:hAnsi="Times New Roman"/>
        </w:rPr>
        <w:t>In DLMRI,</w:t>
      </w:r>
      <w:r w:rsidR="00850C2E">
        <w:rPr>
          <w:rFonts w:ascii="Times New Roman" w:hAnsi="Times New Roman"/>
        </w:rPr>
        <w:t xml:space="preserve"> the solution</w:t>
      </w:r>
      <w:r w:rsidR="00227679">
        <w:rPr>
          <w:rFonts w:ascii="Times New Roman" w:hAnsi="Times New Roman"/>
        </w:rPr>
        <w:t xml:space="preserve"> </w:t>
      </w:r>
      <m:oMath>
        <m:sSup>
          <m:sSupPr>
            <m:ctrlPr>
              <w:rPr>
                <w:rFonts w:ascii="Cambria Math" w:hAnsi="Cambria Math"/>
              </w:rPr>
            </m:ctrlPr>
          </m:sSupPr>
          <m:e>
            <m:r>
              <w:rPr>
                <w:rFonts w:ascii="Cambria Math" w:hAnsi="Cambria Math"/>
              </w:rPr>
              <m:t>X</m:t>
            </m:r>
          </m:e>
          <m:sup>
            <m:r>
              <w:rPr>
                <w:rFonts w:ascii="Cambria Math" w:hAnsi="Cambria Math"/>
              </w:rPr>
              <m:t>N</m:t>
            </m:r>
          </m:sup>
        </m:sSup>
      </m:oMath>
      <w:r w:rsidR="00850C2E">
        <w:rPr>
          <w:rFonts w:ascii="Times New Roman" w:hAnsi="Times New Roman"/>
        </w:rPr>
        <w:t xml:space="preserve"> is found at:</w:t>
      </w:r>
    </w:p>
    <w:tbl>
      <w:tblPr>
        <w:tblStyle w:val="ad"/>
        <w:tblW w:w="5061" w:type="pct"/>
        <w:tblInd w:w="-103" w:type="dxa"/>
        <w:tblLook w:val="04A0" w:firstRow="1" w:lastRow="0" w:firstColumn="1" w:lastColumn="0" w:noHBand="0" w:noVBand="1"/>
      </w:tblPr>
      <w:tblGrid>
        <w:gridCol w:w="840"/>
        <w:gridCol w:w="6726"/>
        <w:gridCol w:w="841"/>
      </w:tblGrid>
      <w:tr w:rsidR="00764FE8" w:rsidRPr="00E65697" w14:paraId="2FAA88C9" w14:textId="77777777" w:rsidTr="00504331">
        <w:tc>
          <w:tcPr>
            <w:tcW w:w="500" w:type="pct"/>
            <w:tcBorders>
              <w:top w:val="nil"/>
              <w:left w:val="nil"/>
              <w:bottom w:val="nil"/>
              <w:right w:val="nil"/>
            </w:tcBorders>
            <w:tcMar>
              <w:left w:w="0" w:type="dxa"/>
              <w:right w:w="0" w:type="dxa"/>
            </w:tcMar>
            <w:vAlign w:val="center"/>
          </w:tcPr>
          <w:p w14:paraId="2702872C" w14:textId="77777777" w:rsidR="00764FE8" w:rsidRPr="00E65697" w:rsidRDefault="00764FE8" w:rsidP="00504331">
            <w:pPr>
              <w:spacing w:line="360" w:lineRule="auto"/>
              <w:jc w:val="center"/>
              <w:rPr>
                <w:rFonts w:ascii="Times New Roman" w:hAnsi="Times New Roman"/>
                <w:szCs w:val="24"/>
              </w:rPr>
            </w:pPr>
          </w:p>
        </w:tc>
        <w:tc>
          <w:tcPr>
            <w:tcW w:w="4000" w:type="pct"/>
            <w:tcBorders>
              <w:top w:val="nil"/>
              <w:left w:val="nil"/>
              <w:bottom w:val="nil"/>
              <w:right w:val="nil"/>
            </w:tcBorders>
            <w:tcMar>
              <w:left w:w="0" w:type="dxa"/>
              <w:right w:w="0" w:type="dxa"/>
            </w:tcMar>
            <w:vAlign w:val="center"/>
          </w:tcPr>
          <w:p w14:paraId="27086FA3" w14:textId="2C72702D" w:rsidR="00764FE8" w:rsidRPr="00504331" w:rsidRDefault="00117263" w:rsidP="00504331">
            <w:pPr>
              <w:spacing w:line="360" w:lineRule="auto"/>
              <w:jc w:val="center"/>
              <w:rPr>
                <w:rFonts w:ascii="Times New Roman" w:hAnsi="Times New Roman"/>
                <w:sz w:val="21"/>
                <w:szCs w:val="21"/>
              </w:rPr>
            </w:pPr>
            <m:oMathPara>
              <m:oMath>
                <m:r>
                  <w:rPr>
                    <w:rFonts w:ascii="Cambria Math" w:hAnsi="Cambria Math" w:hint="eastAsia"/>
                    <w:sz w:val="21"/>
                    <w:szCs w:val="21"/>
                  </w:rPr>
                  <m:t>2</m:t>
                </m:r>
                <m:sSub>
                  <m:sSubPr>
                    <m:ctrlPr>
                      <w:rPr>
                        <w:rFonts w:ascii="Cambria Math" w:eastAsiaTheme="minorEastAsia" w:hAnsi="Cambria Math" w:cstheme="minorBidi"/>
                        <w:i/>
                        <w:sz w:val="21"/>
                        <w:szCs w:val="21"/>
                      </w:rPr>
                    </m:ctrlPr>
                  </m:sSubPr>
                  <m:e>
                    <m:r>
                      <w:rPr>
                        <w:rFonts w:ascii="Cambria Math" w:hAnsi="Cambria Math" w:hint="eastAsia"/>
                        <w:sz w:val="21"/>
                        <w:szCs w:val="21"/>
                      </w:rPr>
                      <m:t>λ</m:t>
                    </m:r>
                  </m:e>
                  <m:sub>
                    <m:r>
                      <w:rPr>
                        <w:rFonts w:ascii="Cambria Math" w:hAnsi="Cambria Math" w:hint="eastAsia"/>
                        <w:sz w:val="21"/>
                        <w:szCs w:val="21"/>
                      </w:rPr>
                      <m:t>L</m:t>
                    </m:r>
                  </m:sub>
                </m:sSub>
                <m:nary>
                  <m:naryPr>
                    <m:chr m:val="∑"/>
                    <m:limLoc m:val="undOvr"/>
                    <m:supHide m:val="1"/>
                    <m:ctrlPr>
                      <w:rPr>
                        <w:rFonts w:ascii="Cambria Math" w:eastAsiaTheme="minorEastAsia" w:hAnsi="Cambria Math" w:cstheme="minorBidi"/>
                        <w:i/>
                        <w:sz w:val="21"/>
                        <w:szCs w:val="21"/>
                      </w:rPr>
                    </m:ctrlPr>
                  </m:naryPr>
                  <m:sub>
                    <m:r>
                      <m:rPr>
                        <m:sty m:val="p"/>
                      </m:rPr>
                      <w:rPr>
                        <w:rFonts w:ascii="Cambria Math" w:hAnsi="Cambria Math" w:hint="eastAsia"/>
                        <w:sz w:val="21"/>
                        <w:szCs w:val="21"/>
                      </w:rPr>
                      <m:t>ij</m:t>
                    </m:r>
                  </m:sub>
                  <m:sup/>
                  <m:e>
                    <m:r>
                      <m:rPr>
                        <m:sty m:val="p"/>
                      </m:rPr>
                      <w:rPr>
                        <w:rFonts w:ascii="Cambria Math" w:hAnsi="Cambria Math" w:hint="eastAsia"/>
                        <w:sz w:val="21"/>
                        <w:szCs w:val="21"/>
                      </w:rPr>
                      <m:t>(</m:t>
                    </m:r>
                    <m:sSubSup>
                      <m:sSubSupPr>
                        <m:ctrlPr>
                          <w:rPr>
                            <w:rFonts w:ascii="Cambria Math" w:eastAsiaTheme="minorEastAsia" w:hAnsi="Cambria Math" w:cstheme="minorBidi"/>
                            <w:sz w:val="21"/>
                            <w:szCs w:val="21"/>
                          </w:rPr>
                        </m:ctrlPr>
                      </m:sSubSupPr>
                      <m:e>
                        <m:r>
                          <m:rPr>
                            <m:sty m:val="p"/>
                          </m:rPr>
                          <w:rPr>
                            <w:rFonts w:ascii="Cambria Math" w:hAnsi="Cambria Math" w:hint="eastAsia"/>
                            <w:sz w:val="21"/>
                            <w:szCs w:val="21"/>
                          </w:rPr>
                          <m:t>R</m:t>
                        </m:r>
                      </m:e>
                      <m:sub>
                        <m:r>
                          <m:rPr>
                            <m:sty m:val="p"/>
                          </m:rPr>
                          <w:rPr>
                            <w:rFonts w:ascii="Cambria Math" w:hAnsi="Cambria Math" w:hint="eastAsia"/>
                            <w:sz w:val="21"/>
                            <w:szCs w:val="21"/>
                          </w:rPr>
                          <m:t>ij</m:t>
                        </m:r>
                      </m:sub>
                      <m:sup>
                        <m:r>
                          <w:rPr>
                            <w:rFonts w:ascii="Cambria Math" w:hAnsi="Cambria Math" w:hint="eastAsia"/>
                            <w:sz w:val="21"/>
                            <w:szCs w:val="21"/>
                          </w:rPr>
                          <m:t>T</m:t>
                        </m:r>
                      </m:sup>
                    </m:sSubSup>
                    <m:sSub>
                      <m:sSubPr>
                        <m:ctrlPr>
                          <w:rPr>
                            <w:rFonts w:ascii="Cambria Math" w:eastAsiaTheme="minorEastAsia" w:hAnsi="Cambria Math" w:cstheme="minorBidi"/>
                            <w:i/>
                            <w:sz w:val="21"/>
                            <w:szCs w:val="21"/>
                          </w:rPr>
                        </m:ctrlPr>
                      </m:sSubPr>
                      <m:e>
                        <m:r>
                          <w:rPr>
                            <w:rFonts w:ascii="Cambria Math" w:hAnsi="Cambria Math" w:hint="eastAsia"/>
                            <w:sz w:val="21"/>
                            <w:szCs w:val="21"/>
                          </w:rPr>
                          <m:t>R</m:t>
                        </m:r>
                      </m:e>
                      <m:sub>
                        <m:r>
                          <w:rPr>
                            <w:rFonts w:ascii="Cambria Math" w:hAnsi="Cambria Math" w:hint="eastAsia"/>
                            <w:sz w:val="21"/>
                            <w:szCs w:val="21"/>
                          </w:rPr>
                          <m:t>ij</m:t>
                        </m:r>
                      </m:sub>
                    </m:sSub>
                    <m:r>
                      <w:rPr>
                        <w:rFonts w:ascii="Cambria Math" w:hAnsi="Cambria Math"/>
                        <w:sz w:val="21"/>
                        <w:szCs w:val="21"/>
                      </w:rPr>
                      <m:t>X-</m:t>
                    </m:r>
                    <m:sSubSup>
                      <m:sSubSupPr>
                        <m:ctrlPr>
                          <w:rPr>
                            <w:rFonts w:ascii="Cambria Math" w:eastAsiaTheme="minorEastAsia" w:hAnsi="Cambria Math" w:cstheme="minorBidi"/>
                            <w:sz w:val="21"/>
                            <w:szCs w:val="21"/>
                          </w:rPr>
                        </m:ctrlPr>
                      </m:sSubSupPr>
                      <m:e>
                        <m:r>
                          <m:rPr>
                            <m:sty m:val="p"/>
                          </m:rPr>
                          <w:rPr>
                            <w:rFonts w:ascii="Cambria Math" w:hAnsi="Cambria Math" w:hint="eastAsia"/>
                            <w:sz w:val="21"/>
                            <w:szCs w:val="21"/>
                          </w:rPr>
                          <m:t>R</m:t>
                        </m:r>
                      </m:e>
                      <m:sub>
                        <m:r>
                          <m:rPr>
                            <m:sty m:val="p"/>
                          </m:rPr>
                          <w:rPr>
                            <w:rFonts w:ascii="Cambria Math" w:hAnsi="Cambria Math" w:hint="eastAsia"/>
                            <w:sz w:val="21"/>
                            <w:szCs w:val="21"/>
                          </w:rPr>
                          <m:t>ij</m:t>
                        </m:r>
                      </m:sub>
                      <m:sup>
                        <m:r>
                          <w:rPr>
                            <w:rFonts w:ascii="Cambria Math" w:hAnsi="Cambria Math" w:hint="eastAsia"/>
                            <w:sz w:val="21"/>
                            <w:szCs w:val="21"/>
                          </w:rPr>
                          <m:t>T</m:t>
                        </m:r>
                      </m:sup>
                    </m:sSubSup>
                    <m:r>
                      <w:rPr>
                        <w:rFonts w:ascii="Cambria Math" w:hAnsi="Cambria Math" w:hint="eastAsia"/>
                        <w:sz w:val="21"/>
                        <w:szCs w:val="21"/>
                      </w:rPr>
                      <m:t>D</m:t>
                    </m:r>
                    <m:sSub>
                      <m:sSubPr>
                        <m:ctrlPr>
                          <w:rPr>
                            <w:rFonts w:ascii="Cambria Math" w:eastAsiaTheme="minorEastAsia" w:hAnsi="Cambria Math" w:cstheme="minorBidi"/>
                            <w:i/>
                            <w:sz w:val="21"/>
                            <w:szCs w:val="21"/>
                          </w:rPr>
                        </m:ctrlPr>
                      </m:sSubPr>
                      <m:e>
                        <m:r>
                          <w:rPr>
                            <w:rFonts w:ascii="Cambria Math" w:hAnsi="Cambria Math" w:hint="eastAsia"/>
                            <w:sz w:val="21"/>
                            <w:szCs w:val="21"/>
                          </w:rPr>
                          <m:t>α</m:t>
                        </m:r>
                      </m:e>
                      <m:sub>
                        <m:r>
                          <w:rPr>
                            <w:rFonts w:ascii="Cambria Math" w:hAnsi="Cambria Math" w:hint="eastAsia"/>
                            <w:sz w:val="21"/>
                            <w:szCs w:val="21"/>
                          </w:rPr>
                          <m:t>ij</m:t>
                        </m:r>
                      </m:sub>
                    </m:sSub>
                    <m:r>
                      <m:rPr>
                        <m:sty m:val="p"/>
                      </m:rPr>
                      <w:rPr>
                        <w:rFonts w:ascii="Cambria Math" w:hAnsi="Cambria Math" w:hint="eastAsia"/>
                        <w:sz w:val="21"/>
                        <w:szCs w:val="21"/>
                      </w:rPr>
                      <m:t>)</m:t>
                    </m:r>
                  </m:e>
                </m:nary>
                <m:r>
                  <m:rPr>
                    <m:sty m:val="p"/>
                  </m:rPr>
                  <w:rPr>
                    <w:rFonts w:ascii="Cambria Math" w:hAnsi="Cambria Math" w:hint="eastAsia"/>
                    <w:sz w:val="21"/>
                    <w:szCs w:val="21"/>
                  </w:rPr>
                  <m:t>+</m:t>
                </m:r>
                <m:r>
                  <w:rPr>
                    <w:rFonts w:ascii="Cambria Math" w:hAnsi="Cambria Math" w:hint="eastAsia"/>
                    <w:sz w:val="21"/>
                    <w:szCs w:val="21"/>
                  </w:rPr>
                  <m:t>2</m:t>
                </m:r>
                <m:sSubSup>
                  <m:sSubSupPr>
                    <m:ctrlPr>
                      <w:rPr>
                        <w:rFonts w:ascii="Cambria Math" w:eastAsiaTheme="minorEastAsia" w:hAnsi="Cambria Math" w:cstheme="minorBidi"/>
                        <w:sz w:val="21"/>
                        <w:szCs w:val="21"/>
                      </w:rPr>
                    </m:ctrlPr>
                  </m:sSubSupPr>
                  <m:e>
                    <m:r>
                      <w:rPr>
                        <w:rFonts w:ascii="Cambria Math" w:hAnsi="Cambria Math" w:hint="eastAsia"/>
                        <w:sz w:val="21"/>
                        <w:szCs w:val="21"/>
                      </w:rPr>
                      <m:t>F</m:t>
                    </m:r>
                  </m:e>
                  <m:sub>
                    <m:r>
                      <w:rPr>
                        <w:rFonts w:ascii="Cambria Math" w:hAnsi="Cambria Math" w:hint="eastAsia"/>
                        <w:sz w:val="21"/>
                        <w:szCs w:val="21"/>
                      </w:rPr>
                      <m:t>u</m:t>
                    </m:r>
                  </m:sub>
                  <m:sup>
                    <m:r>
                      <m:rPr>
                        <m:sty m:val="p"/>
                      </m:rPr>
                      <w:rPr>
                        <w:rFonts w:ascii="Cambria Math" w:hAnsi="Cambria Math" w:hint="eastAsia"/>
                        <w:sz w:val="21"/>
                        <w:szCs w:val="21"/>
                      </w:rPr>
                      <m:t>H</m:t>
                    </m:r>
                  </m:sup>
                </m:sSubSup>
                <m:d>
                  <m:dPr>
                    <m:ctrlPr>
                      <w:rPr>
                        <w:rFonts w:ascii="Cambria Math" w:hAnsi="Cambria Math"/>
                        <w:i/>
                        <w:sz w:val="21"/>
                        <w:szCs w:val="21"/>
                      </w:rPr>
                    </m:ctrlPr>
                  </m:dPr>
                  <m:e>
                    <m:sSub>
                      <m:sSubPr>
                        <m:ctrlPr>
                          <w:rPr>
                            <w:rFonts w:ascii="Cambria Math" w:eastAsiaTheme="minorEastAsia" w:hAnsi="Cambria Math" w:cstheme="minorBidi"/>
                            <w:sz w:val="21"/>
                            <w:szCs w:val="21"/>
                          </w:rPr>
                        </m:ctrlPr>
                      </m:sSubPr>
                      <m:e>
                        <m:r>
                          <w:rPr>
                            <w:rFonts w:ascii="Cambria Math" w:hAnsi="Cambria Math" w:hint="eastAsia"/>
                            <w:sz w:val="21"/>
                            <w:szCs w:val="21"/>
                          </w:rPr>
                          <m:t>F</m:t>
                        </m:r>
                      </m:e>
                      <m:sub>
                        <m:r>
                          <w:rPr>
                            <w:rFonts w:ascii="Cambria Math" w:hAnsi="Cambria Math" w:hint="eastAsia"/>
                            <w:sz w:val="21"/>
                            <w:szCs w:val="21"/>
                          </w:rPr>
                          <m:t>u</m:t>
                        </m:r>
                      </m:sub>
                    </m:sSub>
                    <m:r>
                      <m:rPr>
                        <m:sty m:val="p"/>
                      </m:rPr>
                      <w:rPr>
                        <w:rFonts w:ascii="Cambria Math" w:hAnsi="Cambria Math"/>
                        <w:sz w:val="21"/>
                        <w:szCs w:val="21"/>
                      </w:rPr>
                      <m:t>X-Y</m:t>
                    </m:r>
                    <m:ctrlPr>
                      <w:rPr>
                        <w:rFonts w:ascii="Cambria Math" w:hAnsi="Cambria Math"/>
                        <w:sz w:val="21"/>
                        <w:szCs w:val="21"/>
                      </w:rPr>
                    </m:ctrlPr>
                  </m:e>
                </m:d>
                <m:r>
                  <m:rPr>
                    <m:sty m:val="p"/>
                  </m:rPr>
                  <w:rPr>
                    <w:rFonts w:ascii="Cambria Math" w:hAnsi="Cambria Math" w:hint="eastAsia"/>
                    <w:sz w:val="21"/>
                    <w:szCs w:val="21"/>
                  </w:rPr>
                  <m:t>=0</m:t>
                </m:r>
              </m:oMath>
            </m:oMathPara>
          </w:p>
        </w:tc>
        <w:tc>
          <w:tcPr>
            <w:tcW w:w="500" w:type="pct"/>
            <w:tcBorders>
              <w:top w:val="nil"/>
              <w:left w:val="nil"/>
              <w:bottom w:val="nil"/>
              <w:right w:val="nil"/>
            </w:tcBorders>
            <w:tcMar>
              <w:left w:w="0" w:type="dxa"/>
              <w:right w:w="0" w:type="dxa"/>
            </w:tcMar>
            <w:vAlign w:val="center"/>
          </w:tcPr>
          <w:p w14:paraId="09AF9317" w14:textId="4BD65069" w:rsidR="00764FE8" w:rsidRPr="00504331" w:rsidRDefault="00117263" w:rsidP="00504331">
            <w:pPr>
              <w:spacing w:line="360" w:lineRule="auto"/>
              <w:jc w:val="right"/>
              <w:rPr>
                <w:rFonts w:asciiTheme="majorHAnsi" w:hAnsiTheme="majorHAnsi"/>
                <w:szCs w:val="24"/>
              </w:rPr>
            </w:pPr>
            <w:r w:rsidRPr="00504331">
              <w:rPr>
                <w:rFonts w:asciiTheme="majorHAnsi" w:hAnsiTheme="majorHAnsi"/>
                <w:szCs w:val="24"/>
              </w:rPr>
              <w:t>(6)</w:t>
            </w:r>
          </w:p>
        </w:tc>
      </w:tr>
    </w:tbl>
    <w:p w14:paraId="1C3FF1BA" w14:textId="11C49D5D" w:rsidR="00850C2E" w:rsidRDefault="00D91C8F" w:rsidP="007E1D85">
      <w:pPr>
        <w:spacing w:line="360" w:lineRule="auto"/>
        <w:rPr>
          <w:rFonts w:ascii="Times New Roman" w:hAnsi="Times New Roman"/>
          <w:szCs w:val="24"/>
        </w:rPr>
      </w:pPr>
      <w:r w:rsidRPr="001E10DE">
        <w:rPr>
          <w:rFonts w:ascii="Times New Roman" w:hAnsi="Times New Roman"/>
          <w:szCs w:val="24"/>
        </w:rPr>
        <w:t xml:space="preserve">However, </w:t>
      </w:r>
      <w:r w:rsidR="0029529A" w:rsidRPr="001E10DE">
        <w:rPr>
          <w:rFonts w:ascii="Times New Roman" w:hAnsi="Times New Roman"/>
          <w:szCs w:val="24"/>
        </w:rPr>
        <w:t xml:space="preserve">this strategy is </w:t>
      </w:r>
      <w:r w:rsidR="00970029" w:rsidRPr="001E10DE">
        <w:rPr>
          <w:rFonts w:ascii="Times New Roman" w:hAnsi="Times New Roman"/>
          <w:szCs w:val="24"/>
        </w:rPr>
        <w:t xml:space="preserve">a bit </w:t>
      </w:r>
      <w:r w:rsidR="0029529A" w:rsidRPr="001E10DE">
        <w:rPr>
          <w:rFonts w:ascii="Times New Roman" w:hAnsi="Times New Roman"/>
          <w:szCs w:val="24"/>
        </w:rPr>
        <w:t>rough</w:t>
      </w:r>
      <w:r w:rsidR="00E65697" w:rsidRPr="001E10DE">
        <w:rPr>
          <w:rFonts w:ascii="Times New Roman" w:hAnsi="Times New Roman"/>
          <w:szCs w:val="24"/>
        </w:rPr>
        <w:t xml:space="preserve"> for the reason that: </w:t>
      </w:r>
      <m:oMath>
        <m:r>
          <w:rPr>
            <w:rFonts w:ascii="Cambria Math" w:hAnsi="Cambria Math" w:hint="eastAsia"/>
            <w:szCs w:val="24"/>
          </w:rPr>
          <m:t>D</m:t>
        </m:r>
        <m:sSub>
          <m:sSubPr>
            <m:ctrlPr>
              <w:rPr>
                <w:rFonts w:ascii="Cambria Math" w:eastAsiaTheme="minorEastAsia" w:hAnsi="Cambria Math" w:cstheme="minorBidi"/>
                <w:i/>
                <w:szCs w:val="24"/>
              </w:rPr>
            </m:ctrlPr>
          </m:sSubPr>
          <m:e>
            <m:r>
              <w:rPr>
                <w:rFonts w:ascii="Cambria Math" w:hAnsi="Cambria Math" w:hint="eastAsia"/>
                <w:szCs w:val="24"/>
              </w:rPr>
              <m:t>α</m:t>
            </m:r>
          </m:e>
          <m:sub>
            <m:r>
              <w:rPr>
                <w:rFonts w:ascii="Cambria Math" w:hAnsi="Cambria Math" w:hint="eastAsia"/>
                <w:szCs w:val="24"/>
              </w:rPr>
              <m:t>ij</m:t>
            </m:r>
          </m:sub>
        </m:sSub>
      </m:oMath>
      <w:r w:rsidR="00E65697" w:rsidRPr="00504331">
        <w:rPr>
          <w:rFonts w:ascii="Times New Roman" w:hAnsi="Times New Roman"/>
          <w:szCs w:val="24"/>
        </w:rPr>
        <w:t xml:space="preserve"> is approximation to </w:t>
      </w:r>
      <w:r w:rsidR="003707CE">
        <w:rPr>
          <w:rFonts w:ascii="Times New Roman" w:hAnsi="Times New Roman"/>
          <w:szCs w:val="24"/>
        </w:rPr>
        <w:t>the patch of truth</w:t>
      </w:r>
      <w:r w:rsidR="00D63B43">
        <w:rPr>
          <w:rFonts w:ascii="Times New Roman" w:hAnsi="Times New Roman"/>
          <w:szCs w:val="24"/>
        </w:rPr>
        <w:t xml:space="preserve">. Therefore, </w:t>
      </w:r>
      <w:r w:rsidR="00F13115">
        <w:rPr>
          <w:rFonts w:ascii="Times New Roman" w:hAnsi="Times New Roman"/>
          <w:szCs w:val="24"/>
        </w:rPr>
        <w:t>Eq.6 is non-strictly equivalent,</w:t>
      </w:r>
      <w:r w:rsidR="0089042B">
        <w:rPr>
          <w:rFonts w:ascii="Times New Roman" w:hAnsi="Times New Roman"/>
          <w:szCs w:val="24"/>
        </w:rPr>
        <w:t xml:space="preserve"> </w:t>
      </w:r>
      <w:r w:rsidR="0045394D">
        <w:rPr>
          <w:rFonts w:ascii="Times New Roman" w:hAnsi="Times New Roman"/>
          <w:szCs w:val="24"/>
        </w:rPr>
        <w:t>and it</w:t>
      </w:r>
      <w:r w:rsidR="00794B52">
        <w:rPr>
          <w:rFonts w:ascii="Times New Roman" w:hAnsi="Times New Roman"/>
          <w:szCs w:val="24"/>
        </w:rPr>
        <w:t xml:space="preserve"> </w:t>
      </w:r>
      <w:r w:rsidR="00D778B2">
        <w:rPr>
          <w:rFonts w:ascii="Times New Roman" w:hAnsi="Times New Roman"/>
          <w:szCs w:val="24"/>
        </w:rPr>
        <w:t xml:space="preserve">should </w:t>
      </w:r>
      <w:r w:rsidR="00072694">
        <w:rPr>
          <w:rFonts w:ascii="Times New Roman" w:hAnsi="Times New Roman"/>
          <w:szCs w:val="24"/>
        </w:rPr>
        <w:t>be:</w:t>
      </w:r>
    </w:p>
    <w:tbl>
      <w:tblPr>
        <w:tblStyle w:val="ad"/>
        <w:tblW w:w="5061" w:type="pct"/>
        <w:tblInd w:w="-103" w:type="dxa"/>
        <w:tblLook w:val="04A0" w:firstRow="1" w:lastRow="0" w:firstColumn="1" w:lastColumn="0" w:noHBand="0" w:noVBand="1"/>
      </w:tblPr>
      <w:tblGrid>
        <w:gridCol w:w="840"/>
        <w:gridCol w:w="6726"/>
        <w:gridCol w:w="841"/>
      </w:tblGrid>
      <w:tr w:rsidR="00CF052B" w:rsidRPr="00203F56" w14:paraId="2BD897C4" w14:textId="77777777" w:rsidTr="003A01E3">
        <w:tc>
          <w:tcPr>
            <w:tcW w:w="500" w:type="pct"/>
            <w:tcBorders>
              <w:top w:val="nil"/>
              <w:left w:val="nil"/>
              <w:bottom w:val="nil"/>
              <w:right w:val="nil"/>
            </w:tcBorders>
            <w:tcMar>
              <w:left w:w="0" w:type="dxa"/>
              <w:right w:w="0" w:type="dxa"/>
            </w:tcMar>
            <w:vAlign w:val="center"/>
          </w:tcPr>
          <w:p w14:paraId="36E453E3" w14:textId="77777777" w:rsidR="00CF052B" w:rsidRPr="00C105C1" w:rsidRDefault="00CF052B" w:rsidP="003A01E3">
            <w:pPr>
              <w:spacing w:line="360" w:lineRule="auto"/>
              <w:jc w:val="center"/>
              <w:rPr>
                <w:rFonts w:ascii="Times New Roman" w:hAnsi="Times New Roman"/>
                <w:szCs w:val="24"/>
              </w:rPr>
            </w:pPr>
          </w:p>
        </w:tc>
        <w:tc>
          <w:tcPr>
            <w:tcW w:w="4000" w:type="pct"/>
            <w:tcBorders>
              <w:top w:val="nil"/>
              <w:left w:val="nil"/>
              <w:bottom w:val="nil"/>
              <w:right w:val="nil"/>
            </w:tcBorders>
            <w:tcMar>
              <w:left w:w="0" w:type="dxa"/>
              <w:right w:w="0" w:type="dxa"/>
            </w:tcMar>
            <w:vAlign w:val="center"/>
          </w:tcPr>
          <w:p w14:paraId="7072FE1C" w14:textId="4409FE1A" w:rsidR="00CF052B" w:rsidRPr="00203F56" w:rsidRDefault="00CF052B" w:rsidP="003A01E3">
            <w:pPr>
              <w:spacing w:line="360" w:lineRule="auto"/>
              <w:jc w:val="center"/>
              <w:rPr>
                <w:rFonts w:ascii="Times New Roman" w:hAnsi="Times New Roman"/>
                <w:sz w:val="21"/>
                <w:szCs w:val="21"/>
              </w:rPr>
            </w:pPr>
            <m:oMathPara>
              <m:oMath>
                <m:r>
                  <w:rPr>
                    <w:rFonts w:ascii="Cambria Math" w:hAnsi="Cambria Math"/>
                    <w:sz w:val="21"/>
                    <w:szCs w:val="21"/>
                  </w:rPr>
                  <m:t>2</m:t>
                </m:r>
                <m:sSub>
                  <m:sSubPr>
                    <m:ctrlPr>
                      <w:rPr>
                        <w:rFonts w:ascii="Cambria Math" w:eastAsiaTheme="minorEastAsia" w:hAnsi="Cambria Math" w:cstheme="minorBidi"/>
                        <w:i/>
                        <w:sz w:val="21"/>
                        <w:szCs w:val="21"/>
                      </w:rPr>
                    </m:ctrlPr>
                  </m:sSubPr>
                  <m:e>
                    <m:r>
                      <w:rPr>
                        <w:rFonts w:ascii="Cambria Math" w:hAnsi="Cambria Math"/>
                        <w:sz w:val="21"/>
                        <w:szCs w:val="21"/>
                      </w:rPr>
                      <m:t>λ</m:t>
                    </m:r>
                  </m:e>
                  <m:sub>
                    <m:r>
                      <w:rPr>
                        <w:rFonts w:ascii="Cambria Math" w:hAnsi="Cambria Math"/>
                        <w:sz w:val="21"/>
                        <w:szCs w:val="21"/>
                      </w:rPr>
                      <m:t>L</m:t>
                    </m:r>
                  </m:sub>
                </m:sSub>
                <m:nary>
                  <m:naryPr>
                    <m:chr m:val="∑"/>
                    <m:limLoc m:val="undOvr"/>
                    <m:supHide m:val="1"/>
                    <m:ctrlPr>
                      <w:rPr>
                        <w:rFonts w:ascii="Cambria Math" w:eastAsiaTheme="minorEastAsia" w:hAnsi="Cambria Math" w:cstheme="minorBidi"/>
                        <w:i/>
                        <w:sz w:val="21"/>
                        <w:szCs w:val="21"/>
                      </w:rPr>
                    </m:ctrlPr>
                  </m:naryPr>
                  <m:sub>
                    <m:r>
                      <m:rPr>
                        <m:sty m:val="p"/>
                      </m:rPr>
                      <w:rPr>
                        <w:rFonts w:ascii="Cambria Math" w:hAnsi="Cambria Math"/>
                        <w:sz w:val="21"/>
                        <w:szCs w:val="21"/>
                      </w:rPr>
                      <m:t>ij</m:t>
                    </m:r>
                  </m:sub>
                  <m:sup/>
                  <m:e>
                    <m:r>
                      <m:rPr>
                        <m:sty m:val="p"/>
                      </m:rPr>
                      <w:rPr>
                        <w:rFonts w:ascii="Cambria Math" w:hAnsi="Cambria Math"/>
                        <w:sz w:val="21"/>
                        <w:szCs w:val="21"/>
                      </w:rPr>
                      <m:t>(</m:t>
                    </m:r>
                    <m:sSubSup>
                      <m:sSubSupPr>
                        <m:ctrlPr>
                          <w:rPr>
                            <w:rFonts w:ascii="Cambria Math" w:eastAsiaTheme="minorEastAsia" w:hAnsi="Cambria Math" w:cstheme="minorBidi"/>
                            <w:sz w:val="21"/>
                            <w:szCs w:val="21"/>
                          </w:rPr>
                        </m:ctrlPr>
                      </m:sSubSupPr>
                      <m:e>
                        <m:r>
                          <m:rPr>
                            <m:sty m:val="p"/>
                          </m:rPr>
                          <w:rPr>
                            <w:rFonts w:ascii="Cambria Math" w:hAnsi="Cambria Math"/>
                            <w:sz w:val="21"/>
                            <w:szCs w:val="21"/>
                          </w:rPr>
                          <m:t>R</m:t>
                        </m:r>
                      </m:e>
                      <m:sub>
                        <m:r>
                          <m:rPr>
                            <m:sty m:val="p"/>
                          </m:rPr>
                          <w:rPr>
                            <w:rFonts w:ascii="Cambria Math" w:hAnsi="Cambria Math" w:hint="eastAsia"/>
                            <w:sz w:val="21"/>
                            <w:szCs w:val="21"/>
                          </w:rPr>
                          <m:t>i</m:t>
                        </m:r>
                        <m:r>
                          <m:rPr>
                            <m:sty m:val="p"/>
                          </m:rPr>
                          <w:rPr>
                            <w:rFonts w:ascii="Cambria Math" w:hAnsi="Cambria Math"/>
                            <w:sz w:val="21"/>
                            <w:szCs w:val="21"/>
                          </w:rPr>
                          <m:t>j</m:t>
                        </m:r>
                      </m:sub>
                      <m:sup>
                        <m:r>
                          <w:rPr>
                            <w:rFonts w:ascii="Cambria Math" w:hAnsi="Cambria Math"/>
                            <w:sz w:val="21"/>
                            <w:szCs w:val="21"/>
                          </w:rPr>
                          <m:t>T</m:t>
                        </m:r>
                      </m:sup>
                    </m:sSubSup>
                    <m:sSub>
                      <m:sSubPr>
                        <m:ctrlPr>
                          <w:rPr>
                            <w:rFonts w:ascii="Cambria Math" w:eastAsiaTheme="minorEastAsia" w:hAnsi="Cambria Math" w:cstheme="minorBidi"/>
                            <w:i/>
                            <w:sz w:val="21"/>
                            <w:szCs w:val="21"/>
                          </w:rPr>
                        </m:ctrlPr>
                      </m:sSubPr>
                      <m:e>
                        <m:r>
                          <w:rPr>
                            <w:rFonts w:ascii="Cambria Math" w:hAnsi="Cambria Math"/>
                            <w:sz w:val="21"/>
                            <w:szCs w:val="21"/>
                          </w:rPr>
                          <m:t>R</m:t>
                        </m:r>
                      </m:e>
                      <m:sub>
                        <m:r>
                          <w:rPr>
                            <w:rFonts w:ascii="Cambria Math" w:hAnsi="Cambria Math"/>
                            <w:sz w:val="21"/>
                            <w:szCs w:val="21"/>
                          </w:rPr>
                          <m:t>ij</m:t>
                        </m:r>
                      </m:sub>
                    </m:sSub>
                    <m:r>
                      <w:rPr>
                        <w:rFonts w:ascii="Cambria Math" w:hAnsi="Cambria Math"/>
                        <w:sz w:val="21"/>
                        <w:szCs w:val="21"/>
                      </w:rPr>
                      <m:t>X-</m:t>
                    </m:r>
                    <m:sSubSup>
                      <m:sSubSupPr>
                        <m:ctrlPr>
                          <w:rPr>
                            <w:rFonts w:ascii="Cambria Math" w:eastAsiaTheme="minorEastAsia" w:hAnsi="Cambria Math" w:cstheme="minorBidi"/>
                            <w:sz w:val="21"/>
                            <w:szCs w:val="21"/>
                          </w:rPr>
                        </m:ctrlPr>
                      </m:sSubSupPr>
                      <m:e>
                        <m:r>
                          <m:rPr>
                            <m:sty m:val="p"/>
                          </m:rPr>
                          <w:rPr>
                            <w:rFonts w:ascii="Cambria Math" w:hAnsi="Cambria Math"/>
                            <w:sz w:val="21"/>
                            <w:szCs w:val="21"/>
                          </w:rPr>
                          <m:t>R</m:t>
                        </m:r>
                      </m:e>
                      <m:sub>
                        <m:r>
                          <m:rPr>
                            <m:sty m:val="p"/>
                          </m:rPr>
                          <w:rPr>
                            <w:rFonts w:ascii="Cambria Math" w:hAnsi="Cambria Math" w:hint="eastAsia"/>
                            <w:sz w:val="21"/>
                            <w:szCs w:val="21"/>
                          </w:rPr>
                          <m:t>i</m:t>
                        </m:r>
                        <m:r>
                          <m:rPr>
                            <m:sty m:val="p"/>
                          </m:rPr>
                          <w:rPr>
                            <w:rFonts w:ascii="Cambria Math" w:hAnsi="Cambria Math"/>
                            <w:sz w:val="21"/>
                            <w:szCs w:val="21"/>
                          </w:rPr>
                          <m:t>j</m:t>
                        </m:r>
                      </m:sub>
                      <m:sup>
                        <m:r>
                          <w:rPr>
                            <w:rFonts w:ascii="Cambria Math" w:hAnsi="Cambria Math"/>
                            <w:sz w:val="21"/>
                            <w:szCs w:val="21"/>
                          </w:rPr>
                          <m:t>T</m:t>
                        </m:r>
                      </m:sup>
                    </m:sSubSup>
                    <m:r>
                      <w:rPr>
                        <w:rFonts w:ascii="Cambria Math" w:hAnsi="Cambria Math"/>
                        <w:sz w:val="21"/>
                        <w:szCs w:val="21"/>
                      </w:rPr>
                      <m:t>D</m:t>
                    </m:r>
                    <m:sSub>
                      <m:sSubPr>
                        <m:ctrlPr>
                          <w:rPr>
                            <w:rFonts w:ascii="Cambria Math" w:eastAsiaTheme="minorEastAsia" w:hAnsi="Cambria Math" w:cstheme="minorBidi"/>
                            <w:i/>
                            <w:sz w:val="21"/>
                            <w:szCs w:val="21"/>
                          </w:rPr>
                        </m:ctrlPr>
                      </m:sSubPr>
                      <m:e>
                        <m:r>
                          <w:rPr>
                            <w:rFonts w:ascii="Cambria Math" w:hAnsi="Cambria Math"/>
                            <w:sz w:val="21"/>
                            <w:szCs w:val="21"/>
                          </w:rPr>
                          <m:t>α</m:t>
                        </m:r>
                      </m:e>
                      <m:sub>
                        <m:r>
                          <w:rPr>
                            <w:rFonts w:ascii="Cambria Math" w:hAnsi="Cambria Math"/>
                            <w:sz w:val="21"/>
                            <w:szCs w:val="21"/>
                          </w:rPr>
                          <m:t>ij</m:t>
                        </m:r>
                      </m:sub>
                    </m:sSub>
                    <m:r>
                      <m:rPr>
                        <m:sty m:val="p"/>
                      </m:rPr>
                      <w:rPr>
                        <w:rFonts w:ascii="Cambria Math" w:hAnsi="Cambria Math"/>
                        <w:sz w:val="21"/>
                        <w:szCs w:val="21"/>
                      </w:rPr>
                      <m:t>)</m:t>
                    </m:r>
                  </m:e>
                </m:nary>
                <m:r>
                  <m:rPr>
                    <m:sty m:val="p"/>
                  </m:rPr>
                  <w:rPr>
                    <w:rFonts w:ascii="Cambria Math" w:hAnsi="Cambria Math"/>
                    <w:sz w:val="21"/>
                    <w:szCs w:val="21"/>
                  </w:rPr>
                  <m:t>+</m:t>
                </m:r>
                <m:r>
                  <w:rPr>
                    <w:rFonts w:ascii="Cambria Math" w:hAnsi="Cambria Math"/>
                    <w:sz w:val="21"/>
                    <w:szCs w:val="21"/>
                  </w:rPr>
                  <m:t>2</m:t>
                </m:r>
                <m:sSubSup>
                  <m:sSubSupPr>
                    <m:ctrlPr>
                      <w:rPr>
                        <w:rFonts w:ascii="Cambria Math" w:eastAsiaTheme="minorEastAsia" w:hAnsi="Cambria Math" w:cstheme="minorBidi"/>
                        <w:sz w:val="21"/>
                        <w:szCs w:val="21"/>
                      </w:rPr>
                    </m:ctrlPr>
                  </m:sSubSupPr>
                  <m:e>
                    <m:r>
                      <w:rPr>
                        <w:rFonts w:ascii="Cambria Math" w:hAnsi="Cambria Math"/>
                        <w:sz w:val="21"/>
                        <w:szCs w:val="21"/>
                      </w:rPr>
                      <m:t>F</m:t>
                    </m:r>
                  </m:e>
                  <m:sub>
                    <m:r>
                      <w:rPr>
                        <w:rFonts w:ascii="Cambria Math" w:hAnsi="Cambria Math"/>
                        <w:sz w:val="21"/>
                        <w:szCs w:val="21"/>
                      </w:rPr>
                      <m:t>u</m:t>
                    </m:r>
                  </m:sub>
                  <m:sup>
                    <m:r>
                      <m:rPr>
                        <m:sty m:val="p"/>
                      </m:rPr>
                      <w:rPr>
                        <w:rFonts w:ascii="Cambria Math" w:hAnsi="Cambria Math"/>
                        <w:sz w:val="21"/>
                        <w:szCs w:val="21"/>
                      </w:rPr>
                      <m:t>H</m:t>
                    </m:r>
                  </m:sup>
                </m:sSubSup>
                <m:d>
                  <m:dPr>
                    <m:ctrlPr>
                      <w:rPr>
                        <w:rFonts w:ascii="Cambria Math" w:hAnsi="Cambria Math"/>
                        <w:i/>
                        <w:sz w:val="21"/>
                        <w:szCs w:val="21"/>
                      </w:rPr>
                    </m:ctrlPr>
                  </m:dPr>
                  <m:e>
                    <m:sSub>
                      <m:sSubPr>
                        <m:ctrlPr>
                          <w:rPr>
                            <w:rFonts w:ascii="Cambria Math" w:eastAsiaTheme="minorEastAsia" w:hAnsi="Cambria Math" w:cstheme="minorBidi"/>
                            <w:sz w:val="21"/>
                            <w:szCs w:val="21"/>
                          </w:rPr>
                        </m:ctrlPr>
                      </m:sSubPr>
                      <m:e>
                        <m:r>
                          <w:rPr>
                            <w:rFonts w:ascii="Cambria Math" w:hAnsi="Cambria Math"/>
                            <w:sz w:val="21"/>
                            <w:szCs w:val="21"/>
                          </w:rPr>
                          <m:t>F</m:t>
                        </m:r>
                      </m:e>
                      <m:sub>
                        <m:r>
                          <w:rPr>
                            <w:rFonts w:ascii="Cambria Math" w:hAnsi="Cambria Math"/>
                            <w:sz w:val="21"/>
                            <w:szCs w:val="21"/>
                          </w:rPr>
                          <m:t>u</m:t>
                        </m:r>
                      </m:sub>
                    </m:sSub>
                    <m:r>
                      <m:rPr>
                        <m:sty m:val="p"/>
                      </m:rPr>
                      <w:rPr>
                        <w:rFonts w:ascii="Cambria Math" w:hAnsi="Cambria Math"/>
                        <w:sz w:val="21"/>
                        <w:szCs w:val="21"/>
                      </w:rPr>
                      <m:t>X-Y</m:t>
                    </m:r>
                    <m:ctrlPr>
                      <w:rPr>
                        <w:rFonts w:ascii="Cambria Math" w:hAnsi="Cambria Math"/>
                        <w:sz w:val="21"/>
                        <w:szCs w:val="21"/>
                      </w:rPr>
                    </m:ctrlPr>
                  </m:e>
                </m:d>
                <m:r>
                  <m:rPr>
                    <m:sty m:val="p"/>
                  </m:rPr>
                  <w:rPr>
                    <w:rFonts w:ascii="Cambria Math" w:hAnsi="Cambria Math"/>
                    <w:sz w:val="21"/>
                    <w:szCs w:val="21"/>
                  </w:rPr>
                  <m:t>≈0</m:t>
                </m:r>
              </m:oMath>
            </m:oMathPara>
          </w:p>
        </w:tc>
        <w:tc>
          <w:tcPr>
            <w:tcW w:w="500" w:type="pct"/>
            <w:tcBorders>
              <w:top w:val="nil"/>
              <w:left w:val="nil"/>
              <w:bottom w:val="nil"/>
              <w:right w:val="nil"/>
            </w:tcBorders>
            <w:tcMar>
              <w:left w:w="0" w:type="dxa"/>
              <w:right w:w="0" w:type="dxa"/>
            </w:tcMar>
            <w:vAlign w:val="center"/>
          </w:tcPr>
          <w:p w14:paraId="068B5F6D" w14:textId="326A074E" w:rsidR="00CF052B" w:rsidRPr="00203F56" w:rsidRDefault="00CF052B" w:rsidP="003A01E3">
            <w:pPr>
              <w:spacing w:line="360" w:lineRule="auto"/>
              <w:jc w:val="right"/>
              <w:rPr>
                <w:rFonts w:asciiTheme="majorHAnsi" w:hAnsiTheme="majorHAnsi"/>
                <w:szCs w:val="24"/>
              </w:rPr>
            </w:pPr>
            <w:r w:rsidRPr="00203F56">
              <w:rPr>
                <w:rFonts w:asciiTheme="majorHAnsi" w:hAnsiTheme="majorHAnsi"/>
                <w:szCs w:val="24"/>
              </w:rPr>
              <w:t>(</w:t>
            </w:r>
            <w:r w:rsidR="003940B2">
              <w:rPr>
                <w:rFonts w:asciiTheme="majorHAnsi" w:hAnsiTheme="majorHAnsi"/>
                <w:szCs w:val="24"/>
              </w:rPr>
              <w:t>7</w:t>
            </w:r>
            <w:r w:rsidRPr="00203F56">
              <w:rPr>
                <w:rFonts w:asciiTheme="majorHAnsi" w:hAnsiTheme="majorHAnsi"/>
                <w:szCs w:val="24"/>
              </w:rPr>
              <w:t>)</w:t>
            </w:r>
          </w:p>
        </w:tc>
      </w:tr>
    </w:tbl>
    <w:p w14:paraId="68D2E65A" w14:textId="2E276721" w:rsidR="00CF052B" w:rsidRDefault="00227679" w:rsidP="007E1D85">
      <w:pPr>
        <w:spacing w:line="360" w:lineRule="auto"/>
        <w:rPr>
          <w:rFonts w:ascii="Times New Roman" w:hAnsi="Times New Roman"/>
          <w:szCs w:val="24"/>
        </w:rPr>
      </w:pPr>
      <w:r>
        <w:rPr>
          <w:rFonts w:ascii="Times New Roman" w:hAnsi="Times New Roman" w:hint="eastAsia"/>
          <w:szCs w:val="24"/>
        </w:rPr>
        <w:t xml:space="preserve">That means the </w:t>
      </w:r>
      <w:r w:rsidR="005945F1">
        <w:rPr>
          <w:rFonts w:ascii="Times New Roman" w:hAnsi="Times New Roman"/>
          <w:szCs w:val="24"/>
        </w:rPr>
        <w:t xml:space="preserve">theoretical value is </w:t>
      </w:r>
      <w:r w:rsidR="00E8636A">
        <w:rPr>
          <w:rFonts w:ascii="Times New Roman" w:hAnsi="Times New Roman"/>
          <w:szCs w:val="24"/>
        </w:rPr>
        <w:t>in the vicinity of</w:t>
      </w:r>
      <w:r w:rsidR="002A39E7">
        <w:rPr>
          <w:rFonts w:ascii="Times New Roman" w:hAnsi="Times New Roman" w:hint="eastAsia"/>
          <w:szCs w:val="24"/>
        </w:rPr>
        <w:t xml:space="preserve"> </w:t>
      </w:r>
      <m:oMath>
        <m:sSup>
          <m:sSupPr>
            <m:ctrlPr>
              <w:rPr>
                <w:rFonts w:ascii="Cambria Math" w:hAnsi="Cambria Math"/>
              </w:rPr>
            </m:ctrlPr>
          </m:sSupPr>
          <m:e>
            <m:r>
              <w:rPr>
                <w:rFonts w:ascii="Cambria Math" w:hAnsi="Cambria Math"/>
              </w:rPr>
              <m:t>X</m:t>
            </m:r>
          </m:e>
          <m:sup>
            <m:r>
              <w:rPr>
                <w:rFonts w:ascii="Cambria Math" w:hAnsi="Cambria Math"/>
              </w:rPr>
              <m:t>N</m:t>
            </m:r>
          </m:sup>
        </m:sSup>
      </m:oMath>
      <w:r w:rsidR="002A39E7">
        <w:rPr>
          <w:rFonts w:ascii="Times New Roman" w:hAnsi="Times New Roman"/>
          <w:szCs w:val="24"/>
        </w:rPr>
        <w:t xml:space="preserve"> </w:t>
      </w:r>
      <w:r w:rsidR="00472667">
        <w:rPr>
          <w:rFonts w:ascii="Times New Roman" w:hAnsi="Times New Roman"/>
          <w:szCs w:val="24"/>
        </w:rPr>
        <w:t>,</w:t>
      </w:r>
      <w:r w:rsidR="002C1559">
        <w:rPr>
          <w:rFonts w:ascii="Times New Roman" w:hAnsi="Times New Roman"/>
          <w:szCs w:val="24"/>
        </w:rPr>
        <w:t xml:space="preserve"> </w:t>
      </w:r>
      <w:r w:rsidR="00472667">
        <w:rPr>
          <w:rFonts w:ascii="Times New Roman" w:hAnsi="Times New Roman"/>
          <w:szCs w:val="24"/>
        </w:rPr>
        <w:t xml:space="preserve">hence, </w:t>
      </w:r>
      <w:r w:rsidR="00900195">
        <w:rPr>
          <w:rFonts w:ascii="Times New Roman" w:hAnsi="Times New Roman"/>
          <w:szCs w:val="24"/>
        </w:rPr>
        <w:t xml:space="preserve">we </w:t>
      </w:r>
      <w:r w:rsidR="00B23488">
        <w:rPr>
          <w:rFonts w:ascii="Times New Roman" w:hAnsi="Times New Roman"/>
          <w:szCs w:val="24"/>
        </w:rPr>
        <w:t>use nonlinear conjugate gradient</w:t>
      </w:r>
      <w:r w:rsidR="00C9784F">
        <w:rPr>
          <w:rFonts w:ascii="Times New Roman" w:hAnsi="Times New Roman"/>
          <w:szCs w:val="24"/>
        </w:rPr>
        <w:t xml:space="preserve"> denoted by NLCG, which regards</w:t>
      </w:r>
      <w:r w:rsidR="00B23488">
        <w:rPr>
          <w:rFonts w:ascii="Times New Roman" w:hAnsi="Times New Roman"/>
          <w:szCs w:val="24"/>
        </w:rPr>
        <w:t xml:space="preserve"> </w:t>
      </w:r>
      <w:r w:rsidR="00C9784F">
        <w:rPr>
          <w:rFonts w:ascii="Times New Roman" w:hAnsi="Times New Roman"/>
          <w:szCs w:val="24"/>
        </w:rPr>
        <w:t xml:space="preserve">Eq.5 as the gradient function, </w:t>
      </w:r>
      <w:r w:rsidR="00B23488">
        <w:rPr>
          <w:rFonts w:ascii="Times New Roman" w:hAnsi="Times New Roman"/>
          <w:szCs w:val="24"/>
        </w:rPr>
        <w:t xml:space="preserve">to </w:t>
      </w:r>
      <w:r w:rsidR="00900195">
        <w:rPr>
          <w:rFonts w:ascii="Times New Roman" w:hAnsi="Times New Roman"/>
          <w:szCs w:val="24"/>
        </w:rPr>
        <w:t xml:space="preserve">sought the </w:t>
      </w:r>
      <w:r w:rsidR="00BB2972">
        <w:rPr>
          <w:rFonts w:ascii="Times New Roman" w:hAnsi="Times New Roman"/>
          <w:szCs w:val="24"/>
        </w:rPr>
        <w:t>finer solution.</w:t>
      </w:r>
    </w:p>
    <w:p w14:paraId="4BF90111" w14:textId="2252DBD8" w:rsidR="00064640" w:rsidRPr="00E65697" w:rsidRDefault="00C96859" w:rsidP="007E1D85">
      <w:pPr>
        <w:spacing w:line="360" w:lineRule="auto"/>
        <w:rPr>
          <w:rFonts w:ascii="Times New Roman" w:hAnsi="Times New Roman"/>
          <w:szCs w:val="24"/>
        </w:rPr>
      </w:pPr>
      <w:r>
        <w:rPr>
          <w:rFonts w:ascii="Times New Roman" w:hAnsi="Times New Roman"/>
          <w:szCs w:val="24"/>
        </w:rPr>
        <w:t>The complete framew</w:t>
      </w:r>
      <w:r w:rsidR="00064640">
        <w:rPr>
          <w:rFonts w:ascii="Times New Roman" w:hAnsi="Times New Roman"/>
          <w:szCs w:val="24"/>
        </w:rPr>
        <w:t>ork of our reconstruction model and joint Dictionary learning model are</w:t>
      </w:r>
      <w:r w:rsidR="00E10D38">
        <w:rPr>
          <w:rFonts w:ascii="Times New Roman" w:hAnsi="Times New Roman"/>
          <w:szCs w:val="24"/>
        </w:rPr>
        <w:t xml:space="preserve"> summarized in Fig2</w:t>
      </w:r>
      <w:r w:rsidR="00064640">
        <w:rPr>
          <w:rFonts w:ascii="Times New Roman" w:hAnsi="Times New Roman"/>
          <w:szCs w:val="24"/>
        </w:rPr>
        <w:t>.</w:t>
      </w:r>
    </w:p>
    <w:p w14:paraId="7574B8F4" w14:textId="77777777" w:rsidR="00863C10" w:rsidRDefault="00863C10">
      <w:pPr>
        <w:jc w:val="center"/>
      </w:pPr>
      <w:r w:rsidRPr="00863C10">
        <w:object w:dxaOrig="2584" w:dyaOrig="3696" w14:anchorId="36973F33">
          <v:shape id="Picture 134" o:spid="_x0000_i1026" type="#_x0000_t75" style="width:198pt;height:282.75pt" o:ole="">
            <v:imagedata r:id="rId14" o:title=""/>
          </v:shape>
          <o:OLEObject Type="Embed" ProgID="Visio.Drawing.11" ShapeID="Picture 134" DrawAspect="Content" ObjectID="_1480234161" r:id="rId15"/>
        </w:object>
      </w:r>
    </w:p>
    <w:p w14:paraId="19E861CD" w14:textId="77777777" w:rsidR="00863C10" w:rsidRDefault="00444897">
      <w:pPr>
        <w:spacing w:line="360" w:lineRule="auto"/>
        <w:jc w:val="left"/>
        <w:rPr>
          <w:rFonts w:ascii="Times New Roman" w:hAnsi="Times New Roman"/>
          <w:b/>
          <w:sz w:val="22"/>
          <w:szCs w:val="21"/>
        </w:rPr>
      </w:pPr>
      <w:r>
        <w:rPr>
          <w:rFonts w:ascii="Times New Roman" w:hAnsi="Times New Roman"/>
          <w:b/>
          <w:sz w:val="22"/>
          <w:szCs w:val="21"/>
        </w:rPr>
        <w:t xml:space="preserve">Figure </w:t>
      </w:r>
      <w:r w:rsidR="003C5E69">
        <w:rPr>
          <w:rFonts w:ascii="Times New Roman" w:hAnsi="Times New Roman" w:hint="eastAsia"/>
          <w:b/>
          <w:sz w:val="22"/>
          <w:szCs w:val="21"/>
        </w:rPr>
        <w:t>2</w:t>
      </w:r>
      <w:r>
        <w:rPr>
          <w:rFonts w:ascii="Times New Roman" w:hAnsi="Times New Roman"/>
          <w:b/>
          <w:sz w:val="22"/>
          <w:szCs w:val="21"/>
        </w:rPr>
        <w:t>.The</w:t>
      </w:r>
      <w:r>
        <w:rPr>
          <w:rFonts w:ascii="Times New Roman" w:hAnsi="Times New Roman" w:hint="eastAsia"/>
          <w:b/>
          <w:sz w:val="22"/>
          <w:szCs w:val="21"/>
        </w:rPr>
        <w:t xml:space="preserve"> whole reconstruction model and joint Dictionary learning model.</w:t>
      </w:r>
    </w:p>
    <w:p w14:paraId="02FCC460" w14:textId="77777777" w:rsidR="008C2662" w:rsidRDefault="008C2662">
      <w:pPr>
        <w:spacing w:line="360" w:lineRule="auto"/>
        <w:jc w:val="left"/>
        <w:rPr>
          <w:rFonts w:ascii="Times New Roman" w:hAnsi="Times New Roman"/>
        </w:rPr>
      </w:pPr>
      <w:r w:rsidRPr="008C2662">
        <w:rPr>
          <w:rFonts w:ascii="Times New Roman" w:hAnsi="Times New Roman"/>
          <w:b/>
          <w:noProof/>
          <w:sz w:val="22"/>
          <w:szCs w:val="21"/>
        </w:rPr>
        <w:drawing>
          <wp:inline distT="0" distB="0" distL="0" distR="0" wp14:anchorId="63606A95" wp14:editId="04E5B4EB">
            <wp:extent cx="5274310" cy="2163291"/>
            <wp:effectExtent l="19050" t="0" r="0" b="0"/>
            <wp:docPr id="1"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6" cstate="print"/>
                    <a:srcRect/>
                    <a:stretch>
                      <a:fillRect/>
                    </a:stretch>
                  </pic:blipFill>
                  <pic:spPr bwMode="auto">
                    <a:xfrm>
                      <a:off x="0" y="0"/>
                      <a:ext cx="5274310" cy="2163291"/>
                    </a:xfrm>
                    <a:prstGeom prst="rect">
                      <a:avLst/>
                    </a:prstGeom>
                    <a:noFill/>
                    <a:ln w="9525">
                      <a:noFill/>
                      <a:miter lim="800000"/>
                      <a:headEnd/>
                      <a:tailEnd/>
                    </a:ln>
                  </pic:spPr>
                </pic:pic>
              </a:graphicData>
            </a:graphic>
          </wp:inline>
        </w:drawing>
      </w:r>
    </w:p>
    <w:p w14:paraId="3606549E" w14:textId="135CB757" w:rsidR="00AF5356" w:rsidRDefault="00AF5356" w:rsidP="00AF5356">
      <w:pPr>
        <w:autoSpaceDE w:val="0"/>
        <w:autoSpaceDN w:val="0"/>
        <w:adjustRightInd w:val="0"/>
        <w:spacing w:line="360" w:lineRule="auto"/>
        <w:jc w:val="left"/>
        <w:rPr>
          <w:rFonts w:ascii="Times New Roman" w:hAnsi="Times New Roman"/>
          <w:b/>
          <w:sz w:val="20"/>
          <w:szCs w:val="21"/>
        </w:rPr>
      </w:pPr>
      <w:r w:rsidRPr="00BA7AC0">
        <w:rPr>
          <w:rFonts w:ascii="Times New Roman" w:hAnsi="Times New Roman"/>
          <w:b/>
          <w:sz w:val="20"/>
          <w:szCs w:val="21"/>
        </w:rPr>
        <w:t>Fig</w:t>
      </w:r>
      <w:r>
        <w:rPr>
          <w:rFonts w:ascii="Times New Roman" w:hAnsi="Times New Roman" w:hint="eastAsia"/>
          <w:b/>
          <w:sz w:val="20"/>
          <w:szCs w:val="21"/>
        </w:rPr>
        <w:t>ure</w:t>
      </w:r>
      <w:r w:rsidRPr="00BA7AC0">
        <w:rPr>
          <w:rFonts w:ascii="Times New Roman" w:hAnsi="Times New Roman"/>
          <w:b/>
          <w:sz w:val="20"/>
          <w:szCs w:val="21"/>
        </w:rPr>
        <w:t xml:space="preserve"> </w:t>
      </w:r>
      <w:r w:rsidR="00D02366">
        <w:rPr>
          <w:rFonts w:ascii="Times New Roman" w:hAnsi="Times New Roman" w:hint="eastAsia"/>
          <w:b/>
          <w:sz w:val="20"/>
          <w:szCs w:val="21"/>
        </w:rPr>
        <w:t>3</w:t>
      </w:r>
      <w:r>
        <w:rPr>
          <w:rFonts w:ascii="Times New Roman" w:hAnsi="Times New Roman" w:hint="eastAsia"/>
          <w:b/>
          <w:sz w:val="20"/>
          <w:szCs w:val="21"/>
        </w:rPr>
        <w:t>.</w:t>
      </w:r>
      <w:r w:rsidRPr="00BA7AC0">
        <w:rPr>
          <w:rFonts w:ascii="Times New Roman" w:hAnsi="Times New Roman" w:hint="eastAsia"/>
          <w:b/>
          <w:sz w:val="20"/>
          <w:szCs w:val="21"/>
        </w:rPr>
        <w:t xml:space="preserve"> Comparison of images</w:t>
      </w:r>
      <w:r>
        <w:rPr>
          <w:rFonts w:ascii="Times New Roman" w:hAnsi="Times New Roman" w:hint="eastAsia"/>
          <w:b/>
          <w:sz w:val="20"/>
          <w:szCs w:val="21"/>
        </w:rPr>
        <w:t xml:space="preserve"> reconstructed from GLMRI</w:t>
      </w:r>
      <w:r w:rsidRPr="00BA7AC0">
        <w:rPr>
          <w:rFonts w:ascii="Times New Roman" w:hAnsi="Times New Roman" w:hint="eastAsia"/>
          <w:b/>
          <w:sz w:val="20"/>
          <w:szCs w:val="21"/>
        </w:rPr>
        <w:t xml:space="preserve"> and </w:t>
      </w:r>
      <w:r>
        <w:rPr>
          <w:rFonts w:ascii="Times New Roman" w:hAnsi="Times New Roman" w:hint="eastAsia"/>
          <w:b/>
          <w:sz w:val="20"/>
          <w:szCs w:val="21"/>
        </w:rPr>
        <w:t>DLMRI</w:t>
      </w:r>
      <w:r w:rsidRPr="00BA7AC0">
        <w:rPr>
          <w:rFonts w:ascii="Times New Roman" w:hAnsi="Times New Roman" w:hint="eastAsia"/>
          <w:b/>
          <w:sz w:val="20"/>
          <w:szCs w:val="21"/>
        </w:rPr>
        <w:t>. (a) is the groun</w:t>
      </w:r>
      <w:r>
        <w:rPr>
          <w:rFonts w:ascii="Times New Roman" w:hAnsi="Times New Roman" w:hint="eastAsia"/>
          <w:b/>
          <w:sz w:val="20"/>
          <w:szCs w:val="21"/>
        </w:rPr>
        <w:t>d truth, (b) is the result of GL</w:t>
      </w:r>
      <w:r w:rsidRPr="00BA7AC0">
        <w:rPr>
          <w:rFonts w:ascii="Times New Roman" w:hAnsi="Times New Roman" w:hint="eastAsia"/>
          <w:b/>
          <w:sz w:val="20"/>
          <w:szCs w:val="21"/>
        </w:rPr>
        <w:t>MRI using wavelet</w:t>
      </w:r>
      <w:r>
        <w:rPr>
          <w:rFonts w:ascii="Times New Roman" w:hAnsi="Times New Roman" w:hint="eastAsia"/>
          <w:b/>
          <w:sz w:val="20"/>
          <w:szCs w:val="21"/>
        </w:rPr>
        <w:t>(db4) as the global sparsifying transform and patch-based sparsity as the local sparsifying transform</w:t>
      </w:r>
      <w:r w:rsidRPr="00BA7AC0">
        <w:rPr>
          <w:rFonts w:ascii="Times New Roman" w:hAnsi="Times New Roman" w:hint="eastAsia"/>
          <w:b/>
          <w:sz w:val="20"/>
          <w:szCs w:val="21"/>
        </w:rPr>
        <w:t xml:space="preserve">, (c) is the </w:t>
      </w:r>
      <w:r>
        <w:rPr>
          <w:rFonts w:ascii="Times New Roman" w:hAnsi="Times New Roman" w:hint="eastAsia"/>
          <w:b/>
          <w:sz w:val="20"/>
          <w:szCs w:val="21"/>
        </w:rPr>
        <w:t>result of DLMRI using patch-based sparsifying dictionary learned by K-SVD.</w:t>
      </w:r>
    </w:p>
    <w:p w14:paraId="2BE8FEA7" w14:textId="77777777" w:rsidR="008C2662" w:rsidRDefault="00A22BC0" w:rsidP="00AF5356">
      <w:pPr>
        <w:spacing w:line="360" w:lineRule="auto"/>
        <w:jc w:val="left"/>
        <w:rPr>
          <w:rFonts w:ascii="Times New Roman" w:hAnsi="Times New Roman"/>
        </w:rPr>
      </w:pPr>
      <w:r>
        <w:rPr>
          <w:rFonts w:ascii="Times New Roman" w:hAnsi="Times New Roman" w:hint="eastAsia"/>
          <w:szCs w:val="24"/>
        </w:rPr>
        <w:t>Figure 3</w:t>
      </w:r>
      <w:r w:rsidR="00AF5356">
        <w:rPr>
          <w:rFonts w:ascii="Times New Roman" w:hAnsi="Times New Roman" w:hint="eastAsia"/>
          <w:szCs w:val="24"/>
        </w:rPr>
        <w:t xml:space="preserve"> shows the experiment results. In Figure 4 </w:t>
      </w:r>
      <w:r w:rsidR="00C80834">
        <w:rPr>
          <w:rFonts w:ascii="Times New Roman" w:hAnsi="Times New Roman" w:hint="eastAsia"/>
          <w:szCs w:val="24"/>
        </w:rPr>
        <w:t xml:space="preserve">CSMRI, </w:t>
      </w:r>
      <w:r w:rsidR="00AF5356">
        <w:rPr>
          <w:rFonts w:ascii="Times New Roman" w:hAnsi="Times New Roman" w:hint="eastAsia"/>
          <w:szCs w:val="24"/>
        </w:rPr>
        <w:t>GLMRI and DLMRI reconstruction are compared. GLMRI exhibits similar image details and better coherence between overlapping patches compared with the DLMRI method, and better image details compared with the C</w:t>
      </w:r>
      <w:r w:rsidR="001B261E">
        <w:rPr>
          <w:rFonts w:ascii="Times New Roman" w:hAnsi="Times New Roman" w:hint="eastAsia"/>
          <w:szCs w:val="24"/>
        </w:rPr>
        <w:t xml:space="preserve">S method when comparing </w:t>
      </w:r>
      <w:r w:rsidR="00634374">
        <w:rPr>
          <w:rFonts w:ascii="Times New Roman" w:hAnsi="Times New Roman" w:hint="eastAsia"/>
          <w:szCs w:val="24"/>
        </w:rPr>
        <w:t>GLMRI</w:t>
      </w:r>
      <w:r w:rsidR="00AF5356">
        <w:rPr>
          <w:rFonts w:ascii="Times New Roman" w:hAnsi="Times New Roman" w:hint="eastAsia"/>
          <w:szCs w:val="24"/>
        </w:rPr>
        <w:t xml:space="preserve"> and </w:t>
      </w:r>
      <w:r w:rsidR="00634374">
        <w:rPr>
          <w:rFonts w:ascii="Times New Roman" w:hAnsi="Times New Roman" w:hint="eastAsia"/>
          <w:szCs w:val="24"/>
        </w:rPr>
        <w:t>CSMRI</w:t>
      </w:r>
      <w:r w:rsidR="00AF5356">
        <w:rPr>
          <w:rFonts w:ascii="Times New Roman" w:hAnsi="Times New Roman" w:hint="eastAsia"/>
          <w:szCs w:val="24"/>
        </w:rPr>
        <w:t>.</w:t>
      </w:r>
    </w:p>
    <w:p w14:paraId="247E2190" w14:textId="77777777" w:rsidR="00863C10" w:rsidRDefault="00863C10">
      <w:pPr>
        <w:spacing w:line="360" w:lineRule="auto"/>
        <w:jc w:val="left"/>
        <w:rPr>
          <w:rFonts w:ascii="Times New Roman" w:hAnsi="Times New Roman"/>
        </w:rPr>
      </w:pPr>
    </w:p>
    <w:p w14:paraId="15DA6370" w14:textId="77777777" w:rsidR="00863C10" w:rsidRDefault="00444897">
      <w:pPr>
        <w:autoSpaceDE w:val="0"/>
        <w:autoSpaceDN w:val="0"/>
        <w:adjustRightInd w:val="0"/>
        <w:spacing w:line="360" w:lineRule="auto"/>
        <w:jc w:val="left"/>
        <w:rPr>
          <w:rFonts w:ascii="Times New Roman" w:hAnsi="Times New Roman"/>
          <w:b/>
          <w:szCs w:val="24"/>
        </w:rPr>
      </w:pPr>
      <w:r>
        <w:rPr>
          <w:rFonts w:ascii="Times New Roman" w:hAnsi="Times New Roman" w:hint="eastAsia"/>
          <w:b/>
          <w:szCs w:val="24"/>
        </w:rPr>
        <w:t>MATERIALS AND METHODS</w:t>
      </w:r>
    </w:p>
    <w:p w14:paraId="76257628" w14:textId="77777777" w:rsidR="00863C10" w:rsidRDefault="00444897">
      <w:pPr>
        <w:autoSpaceDE w:val="0"/>
        <w:autoSpaceDN w:val="0"/>
        <w:adjustRightInd w:val="0"/>
        <w:spacing w:line="360" w:lineRule="auto"/>
        <w:rPr>
          <w:rFonts w:ascii="Times New Roman" w:hAnsi="Times New Roman"/>
          <w:szCs w:val="24"/>
        </w:rPr>
      </w:pPr>
      <w:r>
        <w:rPr>
          <w:rFonts w:ascii="Times New Roman" w:hAnsi="Times New Roman" w:hint="eastAsia"/>
          <w:szCs w:val="24"/>
        </w:rPr>
        <w:t xml:space="preserve">The proposed model was verified using four typical MR images: Axial brain, vessel, lumbar spine and simulated </w:t>
      </w:r>
      <w:r>
        <w:rPr>
          <w:rFonts w:ascii="Times New Roman" w:hAnsi="Times New Roman"/>
          <w:szCs w:val="24"/>
        </w:rPr>
        <w:t>phantom</w:t>
      </w:r>
      <w:r>
        <w:rPr>
          <w:rFonts w:ascii="Times New Roman" w:hAnsi="Times New Roman" w:hint="eastAsia"/>
          <w:szCs w:val="24"/>
        </w:rPr>
        <w:t xml:space="preserve">. In this work, the simulated </w:t>
      </w:r>
      <w:r>
        <w:rPr>
          <w:rFonts w:ascii="Times New Roman" w:hAnsi="Times New Roman"/>
          <w:szCs w:val="24"/>
        </w:rPr>
        <w:t>phantom</w:t>
      </w:r>
      <w:r>
        <w:rPr>
          <w:rFonts w:ascii="Times New Roman" w:hAnsi="Times New Roman" w:hint="eastAsia"/>
          <w:szCs w:val="24"/>
        </w:rPr>
        <w:t xml:space="preserve"> was </w:t>
      </w:r>
      <w:r>
        <w:rPr>
          <w:rFonts w:ascii="Times New Roman" w:hAnsi="Times New Roman"/>
          <w:szCs w:val="24"/>
        </w:rPr>
        <w:t>an image of a head phantom</w:t>
      </w:r>
      <w:r>
        <w:rPr>
          <w:rFonts w:ascii="Times New Roman" w:hAnsi="Times New Roman" w:hint="eastAsia"/>
          <w:szCs w:val="24"/>
        </w:rPr>
        <w:t xml:space="preserve"> generated by Matlab 2012b. For all these cases, the image sizes were all 512x512.</w:t>
      </w:r>
    </w:p>
    <w:p w14:paraId="1632DEC2" w14:textId="77777777" w:rsidR="00863C10" w:rsidRDefault="00444897">
      <w:pPr>
        <w:autoSpaceDE w:val="0"/>
        <w:autoSpaceDN w:val="0"/>
        <w:adjustRightInd w:val="0"/>
        <w:spacing w:line="360" w:lineRule="auto"/>
        <w:rPr>
          <w:rFonts w:ascii="Times New Roman" w:hAnsi="Times New Roman"/>
          <w:szCs w:val="24"/>
        </w:rPr>
      </w:pPr>
      <w:r>
        <w:rPr>
          <w:rFonts w:ascii="Times New Roman" w:hAnsi="Times New Roman" w:hint="eastAsia"/>
          <w:szCs w:val="24"/>
        </w:rPr>
        <w:t xml:space="preserve">Two sampling schemes used in the experiments are respectively: Cartesian sampling with Gaussian random pattern along the phase-encoding </w:t>
      </w:r>
      <w:r>
        <w:rPr>
          <w:rFonts w:ascii="Times New Roman" w:hAnsi="Times New Roman"/>
          <w:szCs w:val="24"/>
        </w:rPr>
        <w:t>direction</w:t>
      </w:r>
      <w:r>
        <w:rPr>
          <w:rFonts w:ascii="Times New Roman" w:hAnsi="Times New Roman" w:hint="eastAsia"/>
          <w:szCs w:val="24"/>
        </w:rPr>
        <w:t>[] and 2D random sampling[]</w:t>
      </w:r>
      <w:r>
        <w:rPr>
          <w:rFonts w:ascii="Times New Roman" w:hAnsi="Times New Roman"/>
          <w:szCs w:val="24"/>
        </w:rPr>
        <w:t>.</w:t>
      </w:r>
      <w:r>
        <w:rPr>
          <w:rFonts w:ascii="Times New Roman" w:hAnsi="Times New Roman" w:hint="eastAsia"/>
          <w:szCs w:val="24"/>
        </w:rPr>
        <w:t>The Cartesian sampling uses a variable-density under-sampling patternwith a denser sampling at a low-frequency(see Fig 2a). We adopt 2D random sampling for better incoherent aliasing interference in the sparse transform domain[](see Fig2b).</w:t>
      </w:r>
    </w:p>
    <w:p w14:paraId="389886A1" w14:textId="39A36166" w:rsidR="00863C10" w:rsidRDefault="000E7D76">
      <w:pPr>
        <w:autoSpaceDE w:val="0"/>
        <w:autoSpaceDN w:val="0"/>
        <w:adjustRightInd w:val="0"/>
        <w:spacing w:line="360" w:lineRule="auto"/>
        <w:jc w:val="center"/>
      </w:pPr>
      <w:r>
        <w:rPr>
          <w:rFonts w:ascii="Times New Roman" w:hAnsi="Times New Roman"/>
          <w:noProof/>
          <w:szCs w:val="21"/>
        </w:rPr>
        <mc:AlternateContent>
          <mc:Choice Requires="wps">
            <w:drawing>
              <wp:anchor distT="0" distB="0" distL="114300" distR="114300" simplePos="0" relativeHeight="251650560" behindDoc="0" locked="0" layoutInCell="1" allowOverlap="1" wp14:anchorId="7B5A463A" wp14:editId="642F784B">
                <wp:simplePos x="0" y="0"/>
                <wp:positionH relativeFrom="column">
                  <wp:posOffset>3558540</wp:posOffset>
                </wp:positionH>
                <wp:positionV relativeFrom="paragraph">
                  <wp:posOffset>1499235</wp:posOffset>
                </wp:positionV>
                <wp:extent cx="539115" cy="304800"/>
                <wp:effectExtent l="5715" t="7620" r="7620" b="1905"/>
                <wp:wrapNone/>
                <wp:docPr id="63"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16A5B" w14:textId="77777777" w:rsidR="003A01E3" w:rsidRDefault="003A01E3">
                            <w:pPr>
                              <w:rPr>
                                <w:b/>
                              </w:rPr>
                            </w:pPr>
                            <w:r>
                              <w:rPr>
                                <w:rFonts w:hint="eastAsia"/>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5A463A" id="_x0000_t202" coordsize="21600,21600" o:spt="202" path="m,l,21600r21600,l21600,xe">
                <v:stroke joinstyle="miter"/>
                <v:path gradientshapeok="t" o:connecttype="rect"/>
              </v:shapetype>
              <v:shape id="Text Box 78" o:spid="_x0000_s1026" type="#_x0000_t202" style="position:absolute;left:0;text-align:left;margin-left:280.2pt;margin-top:118.05pt;width:42.45pt;height:2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" stroked="f">
                <v:fill opacity="0"/>
                <v:textbox>
                  <w:txbxContent>
                    <w:p w14:paraId="78116A5B" w14:textId="77777777" w:rsidR="003A01E3" w:rsidRDefault="003A01E3">
                      <w:pPr>
                        <w:rPr>
                          <w:b/>
                        </w:rPr>
                      </w:pPr>
                      <w:r>
                        <w:rPr>
                          <w:rFonts w:hint="eastAsia"/>
                          <w:b/>
                        </w:rPr>
                        <w:t>(b)</w:t>
                      </w:r>
                    </w:p>
                  </w:txbxContent>
                </v:textbox>
              </v:shape>
            </w:pict>
          </mc:Fallback>
        </mc:AlternateContent>
      </w:r>
      <w:r>
        <w:rPr>
          <w:rFonts w:ascii="Times New Roman" w:hAnsi="Times New Roman"/>
          <w:noProof/>
          <w:szCs w:val="21"/>
        </w:rPr>
        <mc:AlternateContent>
          <mc:Choice Requires="wps">
            <w:drawing>
              <wp:anchor distT="0" distB="0" distL="114300" distR="114300" simplePos="0" relativeHeight="251649536" behindDoc="0" locked="0" layoutInCell="1" allowOverlap="1" wp14:anchorId="51451B60" wp14:editId="081C6358">
                <wp:simplePos x="0" y="0"/>
                <wp:positionH relativeFrom="column">
                  <wp:posOffset>1396365</wp:posOffset>
                </wp:positionH>
                <wp:positionV relativeFrom="paragraph">
                  <wp:posOffset>1524000</wp:posOffset>
                </wp:positionV>
                <wp:extent cx="539115" cy="304800"/>
                <wp:effectExtent l="5715" t="3810" r="7620" b="5715"/>
                <wp:wrapNone/>
                <wp:docPr id="6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545D9" w14:textId="77777777" w:rsidR="003A01E3" w:rsidRDefault="003A01E3">
                            <w:pPr>
                              <w:rPr>
                                <w:b/>
                              </w:rPr>
                            </w:pPr>
                            <w:r>
                              <w:rPr>
                                <w:rFonts w:hint="eastAsia"/>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51B60" id="Text Box 9" o:spid="_x0000_s1027" type="#_x0000_t202" style="position:absolute;left:0;text-align:left;margin-left:109.95pt;margin-top:120pt;width:42.45pt;height:2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" stroked="f">
                <v:fill opacity="0"/>
                <v:textbox>
                  <w:txbxContent>
                    <w:p w14:paraId="1F8545D9" w14:textId="77777777" w:rsidR="003A01E3" w:rsidRDefault="003A01E3">
                      <w:pPr>
                        <w:rPr>
                          <w:b/>
                        </w:rPr>
                      </w:pPr>
                      <w:r>
                        <w:rPr>
                          <w:rFonts w:hint="eastAsia"/>
                          <w:b/>
                        </w:rPr>
                        <w:t>(a)</w:t>
                      </w:r>
                    </w:p>
                  </w:txbxContent>
                </v:textbox>
              </v:shape>
            </w:pict>
          </mc:Fallback>
        </mc:AlternateContent>
      </w:r>
      <w:r>
        <w:rPr>
          <w:noProof/>
        </w:rPr>
        <w:drawing>
          <wp:inline distT="0" distB="0" distL="0" distR="0" wp14:anchorId="633818E6" wp14:editId="6040DEB8">
            <wp:extent cx="1447800" cy="1428750"/>
            <wp:effectExtent l="0" t="0" r="0" b="0"/>
            <wp:docPr id="16"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0" cy="1428750"/>
                    </a:xfrm>
                    <a:prstGeom prst="rect">
                      <a:avLst/>
                    </a:prstGeom>
                    <a:noFill/>
                    <a:ln>
                      <a:noFill/>
                    </a:ln>
                  </pic:spPr>
                </pic:pic>
              </a:graphicData>
            </a:graphic>
          </wp:inline>
        </w:drawing>
      </w:r>
      <w:r>
        <w:rPr>
          <w:noProof/>
        </w:rPr>
        <w:drawing>
          <wp:inline distT="0" distB="0" distL="0" distR="0" wp14:anchorId="7A202663" wp14:editId="31361D3D">
            <wp:extent cx="1428750" cy="14382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750" cy="1438275"/>
                    </a:xfrm>
                    <a:prstGeom prst="rect">
                      <a:avLst/>
                    </a:prstGeom>
                    <a:noFill/>
                    <a:ln>
                      <a:noFill/>
                    </a:ln>
                  </pic:spPr>
                </pic:pic>
              </a:graphicData>
            </a:graphic>
          </wp:inline>
        </w:drawing>
      </w:r>
    </w:p>
    <w:p w14:paraId="4E719346" w14:textId="77777777" w:rsidR="00863C10" w:rsidRDefault="00863C10">
      <w:pPr>
        <w:autoSpaceDE w:val="0"/>
        <w:autoSpaceDN w:val="0"/>
        <w:adjustRightInd w:val="0"/>
        <w:spacing w:line="360" w:lineRule="auto"/>
        <w:jc w:val="center"/>
      </w:pPr>
    </w:p>
    <w:p w14:paraId="762BB486" w14:textId="77777777" w:rsidR="00863C10" w:rsidRDefault="00444897" w:rsidP="00CE7C55">
      <w:pPr>
        <w:spacing w:line="360" w:lineRule="auto"/>
        <w:jc w:val="left"/>
        <w:rPr>
          <w:rFonts w:ascii="Times New Roman" w:hAnsi="Times New Roman"/>
        </w:rPr>
      </w:pPr>
      <w:r>
        <w:rPr>
          <w:rFonts w:ascii="Times New Roman" w:hAnsi="Times New Roman"/>
          <w:b/>
          <w:sz w:val="22"/>
          <w:szCs w:val="21"/>
        </w:rPr>
        <w:t xml:space="preserve">Figure </w:t>
      </w:r>
      <w:r w:rsidR="00CE7C55">
        <w:rPr>
          <w:rFonts w:ascii="Times New Roman" w:hAnsi="Times New Roman" w:hint="eastAsia"/>
          <w:b/>
          <w:sz w:val="22"/>
          <w:szCs w:val="21"/>
        </w:rPr>
        <w:t>4</w:t>
      </w:r>
      <w:r>
        <w:rPr>
          <w:rFonts w:ascii="Times New Roman" w:hAnsi="Times New Roman"/>
          <w:b/>
          <w:sz w:val="22"/>
          <w:szCs w:val="21"/>
        </w:rPr>
        <w:t>.</w:t>
      </w:r>
      <w:r>
        <w:rPr>
          <w:rFonts w:ascii="Times New Roman" w:hAnsi="Times New Roman" w:hint="eastAsia"/>
          <w:b/>
          <w:sz w:val="22"/>
          <w:szCs w:val="21"/>
        </w:rPr>
        <w:t>Sampling schemes in k-space. (a)  Cartesian sampling; (b) 2D random sampling</w:t>
      </w:r>
    </w:p>
    <w:p w14:paraId="05B97F8E" w14:textId="77777777" w:rsidR="00863C10" w:rsidRDefault="00444897">
      <w:pPr>
        <w:autoSpaceDE w:val="0"/>
        <w:autoSpaceDN w:val="0"/>
        <w:adjustRightInd w:val="0"/>
        <w:spacing w:line="360" w:lineRule="auto"/>
        <w:rPr>
          <w:rFonts w:ascii="Times New Roman" w:hAnsi="Times New Roman"/>
        </w:rPr>
      </w:pPr>
      <w:r>
        <w:rPr>
          <w:rFonts w:ascii="Times New Roman" w:hAnsi="Times New Roman" w:hint="eastAsia"/>
          <w:szCs w:val="24"/>
        </w:rPr>
        <w:t>The proposed model is implemented by solving Local sparse Reconstruction and Global sparse Reconstruction alternately. During Local sparse Reconstruction stage, we utilized K-SVD algorithm for obtaining the overcomplete dictionaries</w:t>
      </w:r>
      <w:r w:rsidR="00863C10" w:rsidRPr="00863C10">
        <w:rPr>
          <w:position w:val="-4"/>
        </w:rPr>
        <w:object w:dxaOrig="260" w:dyaOrig="260" w14:anchorId="3E6DA751">
          <v:shape id="Picture 76" o:spid="_x0000_i1027" type="#_x0000_t75" style="width:12pt;height:12pt" o:ole="">
            <v:imagedata r:id="rId19" o:title=""/>
          </v:shape>
          <o:OLEObject Type="Embed" ProgID="Equation.DSMT4" ShapeID="Picture 76" DrawAspect="Content" ObjectID="_1480234162" r:id="rId20"/>
        </w:object>
      </w:r>
      <w:r>
        <w:rPr>
          <w:rFonts w:ascii="Times New Roman" w:hAnsi="Times New Roman"/>
        </w:rPr>
        <w:t xml:space="preserve">. </w:t>
      </w:r>
      <w:r>
        <w:rPr>
          <w:rFonts w:hint="eastAsia"/>
        </w:rPr>
        <w:t xml:space="preserve">We take PCA and random training patches as the initialization in the K-SVD. Then </w:t>
      </w:r>
      <w:r>
        <w:rPr>
          <w:rFonts w:ascii="Times New Roman" w:hAnsi="Times New Roman"/>
        </w:rPr>
        <w:t>the sparse representation for each</w:t>
      </w:r>
      <w:r>
        <w:rPr>
          <w:rFonts w:ascii="Times New Roman" w:hAnsi="Times New Roman" w:hint="eastAsia"/>
        </w:rPr>
        <w:t xml:space="preserve"> patch would be found </w:t>
      </w:r>
      <w:r>
        <w:rPr>
          <w:rFonts w:ascii="Times New Roman" w:hAnsi="Times New Roman"/>
        </w:rPr>
        <w:t>under the help of OMP algorithm[</w:t>
      </w:r>
      <w:r>
        <w:rPr>
          <w:rFonts w:ascii="Times New Roman" w:hAnsi="Times New Roman" w:hint="eastAsia"/>
        </w:rPr>
        <w:t>10</w:t>
      </w:r>
      <w:r>
        <w:rPr>
          <w:rFonts w:ascii="Times New Roman" w:hAnsi="Times New Roman"/>
        </w:rPr>
        <w:t>]</w:t>
      </w:r>
      <w:r>
        <w:rPr>
          <w:rFonts w:ascii="Times New Roman" w:hAnsi="Times New Roman" w:hint="eastAsia"/>
        </w:rPr>
        <w:t xml:space="preserve">. During Global sparse Reconstruction, </w:t>
      </w:r>
      <w:r>
        <w:rPr>
          <w:rFonts w:ascii="Times New Roman" w:hAnsi="Times New Roman"/>
        </w:rPr>
        <w:t xml:space="preserve">we use </w:t>
      </w:r>
      <w:r>
        <w:rPr>
          <w:rFonts w:ascii="Times New Roman" w:hAnsi="Times New Roman" w:hint="eastAsia"/>
        </w:rPr>
        <w:t>nonlinear conjugate gradients and a back tracking line-search[] for solving the optimization in Eq.[8] and Eq.[10]</w:t>
      </w:r>
      <w:r>
        <w:rPr>
          <w:rFonts w:ascii="Times New Roman" w:hAnsi="Times New Roman"/>
        </w:rPr>
        <w:t>.</w:t>
      </w:r>
    </w:p>
    <w:p w14:paraId="385F1C44" w14:textId="4C871C85" w:rsidR="00863C10" w:rsidRDefault="00444897">
      <w:pPr>
        <w:autoSpaceDE w:val="0"/>
        <w:autoSpaceDN w:val="0"/>
        <w:adjustRightInd w:val="0"/>
        <w:spacing w:line="360" w:lineRule="auto"/>
        <w:rPr>
          <w:rFonts w:ascii="Times New Roman" w:hAnsi="Times New Roman"/>
        </w:rPr>
      </w:pPr>
      <w:r>
        <w:rPr>
          <w:rFonts w:ascii="Times New Roman" w:hAnsi="Times New Roman"/>
        </w:rPr>
        <w:t>In the experiments,</w:t>
      </w:r>
      <w:r>
        <w:rPr>
          <w:rFonts w:ascii="Times New Roman" w:hAnsi="Times New Roman" w:hint="eastAsia"/>
        </w:rPr>
        <w:t xml:space="preserve"> the algorithm has a few design parameters, notably the size of a </w:t>
      </w:r>
      <w:r>
        <w:rPr>
          <w:rFonts w:ascii="Times New Roman" w:hAnsi="Times New Roman" w:hint="eastAsia"/>
        </w:rPr>
        <w:lastRenderedPageBreak/>
        <w:t>patch(</w:t>
      </w:r>
      <w:r w:rsidR="00863C10" w:rsidRPr="00863C10">
        <w:rPr>
          <w:rFonts w:ascii="Times New Roman" w:hAnsi="Times New Roman" w:hint="eastAsia"/>
          <w:position w:val="-8"/>
        </w:rPr>
        <w:object w:dxaOrig="880" w:dyaOrig="360" w14:anchorId="0FB891F0">
          <v:shape id="图片 156" o:spid="_x0000_i1028" type="#_x0000_t75" style="width:43.5pt;height:18pt" o:ole="">
            <v:imagedata r:id="rId21" o:title=""/>
          </v:shape>
          <o:OLEObject Type="Embed" ProgID="Equation.3" ShapeID="图片 156" DrawAspect="Content" ObjectID="_1480234163" r:id="rId22"/>
        </w:object>
      </w:r>
      <w:r>
        <w:rPr>
          <w:rFonts w:ascii="Times New Roman" w:hAnsi="Times New Roman" w:hint="eastAsia"/>
        </w:rPr>
        <w:t>), dictionary size or overcompleteness of the dictionary(</w:t>
      </w:r>
      <w:r>
        <w:rPr>
          <w:rFonts w:ascii="Times New Roman" w:hAnsi="Times New Roman"/>
        </w:rPr>
        <w:t>dict_size</w:t>
      </w:r>
      <w:r>
        <w:rPr>
          <w:rFonts w:ascii="Times New Roman" w:hAnsi="Times New Roman" w:hint="eastAsia"/>
        </w:rPr>
        <w:t xml:space="preserve">), overlap stride(r), number of random patches used for training(patch_num), </w:t>
      </w:r>
      <w:r>
        <w:rPr>
          <w:rFonts w:hint="eastAsia"/>
        </w:rPr>
        <w:t xml:space="preserve">and the </w:t>
      </w:r>
      <w:r>
        <w:rPr>
          <w:rFonts w:ascii="Times New Roman" w:hAnsi="Times New Roman"/>
        </w:rPr>
        <w:t xml:space="preserve">weightings of l2 and l1 norm </w:t>
      </w:r>
      <w:r w:rsidR="00863C10" w:rsidRPr="00863C10">
        <w:rPr>
          <w:rFonts w:ascii="Times New Roman" w:hAnsi="Times New Roman"/>
          <w:position w:val="-10"/>
        </w:rPr>
        <w:object w:dxaOrig="200" w:dyaOrig="260" w14:anchorId="36C370EA">
          <v:shape id="图片 157" o:spid="_x0000_i1029" type="#_x0000_t75" style="width:10.5pt;height:12pt" o:ole="">
            <v:imagedata r:id="rId23" o:title=""/>
          </v:shape>
          <o:OLEObject Type="Embed" ProgID="Equation.3" ShapeID="图片 157" DrawAspect="Content" ObjectID="_1480234164" r:id="rId24"/>
        </w:object>
      </w:r>
      <w:r>
        <w:rPr>
          <w:rFonts w:ascii="Times New Roman" w:hAnsi="Times New Roman"/>
        </w:rPr>
        <w:t xml:space="preserve"> and </w:t>
      </w:r>
      <w:r w:rsidR="00863C10" w:rsidRPr="00863C10">
        <w:rPr>
          <w:rFonts w:ascii="Times New Roman" w:hAnsi="Times New Roman"/>
          <w:position w:val="-6"/>
        </w:rPr>
        <w:object w:dxaOrig="200" w:dyaOrig="220" w14:anchorId="02CF9ADA">
          <v:shape id="图片 158" o:spid="_x0000_i1030" type="#_x0000_t75" style="width:10.5pt;height:11.25pt" o:ole="">
            <v:imagedata r:id="rId25" o:title=""/>
          </v:shape>
          <o:OLEObject Type="Embed" ProgID="Equation.3" ShapeID="图片 158" DrawAspect="Content" ObjectID="_1480234165" r:id="rId26"/>
        </w:object>
      </w:r>
      <w:r>
        <w:rPr>
          <w:rFonts w:ascii="Times New Roman" w:hAnsi="Times New Roman"/>
        </w:rPr>
        <w:t xml:space="preserve"> in Eq.[1]. We nominal set these parametersas n=36, dict_size=36, r= 1, patch_num=5000. The settlements for</w:t>
      </w:r>
      <w:r w:rsidR="000E7D76">
        <w:rPr>
          <w:rFonts w:ascii="Times New Roman" w:hAnsi="Times New Roman"/>
          <w:noProof/>
          <w:position w:val="-10"/>
        </w:rPr>
        <w:drawing>
          <wp:inline distT="0" distB="0" distL="0" distR="0" wp14:anchorId="71744880" wp14:editId="00D37DA0">
            <wp:extent cx="133350" cy="171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350" cy="171450"/>
                    </a:xfrm>
                    <a:prstGeom prst="rect">
                      <a:avLst/>
                    </a:prstGeom>
                    <a:noFill/>
                    <a:ln>
                      <a:noFill/>
                    </a:ln>
                  </pic:spPr>
                </pic:pic>
              </a:graphicData>
            </a:graphic>
          </wp:inline>
        </w:drawing>
      </w:r>
      <w:r>
        <w:rPr>
          <w:rFonts w:ascii="Times New Roman" w:hAnsi="Times New Roman"/>
        </w:rPr>
        <w:t xml:space="preserve"> and </w:t>
      </w:r>
      <w:r w:rsidR="000E7D76">
        <w:rPr>
          <w:rFonts w:ascii="Times New Roman" w:hAnsi="Times New Roman"/>
          <w:noProof/>
          <w:position w:val="-6"/>
        </w:rPr>
        <w:drawing>
          <wp:inline distT="0" distB="0" distL="0" distR="0" wp14:anchorId="150E5642" wp14:editId="11CA3627">
            <wp:extent cx="133350" cy="1428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Pr>
          <w:rFonts w:ascii="Times New Roman" w:hAnsi="Times New Roman"/>
        </w:rPr>
        <w:t xml:space="preserve">are different for different datasets.For the phantom, we set </w:t>
      </w:r>
      <w:r w:rsidR="000E7D76">
        <w:rPr>
          <w:rFonts w:ascii="Times New Roman" w:hAnsi="Times New Roman"/>
          <w:noProof/>
          <w:position w:val="-10"/>
        </w:rPr>
        <w:drawing>
          <wp:inline distT="0" distB="0" distL="0" distR="0" wp14:anchorId="620FE0D7" wp14:editId="3D7BA98C">
            <wp:extent cx="133350" cy="1714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350" cy="171450"/>
                    </a:xfrm>
                    <a:prstGeom prst="rect">
                      <a:avLst/>
                    </a:prstGeom>
                    <a:noFill/>
                    <a:ln>
                      <a:noFill/>
                    </a:ln>
                  </pic:spPr>
                </pic:pic>
              </a:graphicData>
            </a:graphic>
          </wp:inline>
        </w:drawing>
      </w:r>
      <w:r>
        <w:rPr>
          <w:rFonts w:ascii="Times New Roman" w:hAnsi="Times New Roman"/>
        </w:rPr>
        <w:t>=</w:t>
      </w:r>
      <w:r w:rsidR="000E7D76">
        <w:rPr>
          <w:rFonts w:ascii="Times New Roman" w:hAnsi="Times New Roman"/>
          <w:noProof/>
          <w:position w:val="-6"/>
        </w:rPr>
        <w:drawing>
          <wp:inline distT="0" distB="0" distL="0" distR="0" wp14:anchorId="16318128" wp14:editId="1F563834">
            <wp:extent cx="133350" cy="1428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Pr>
          <w:rFonts w:ascii="Times New Roman" w:hAnsi="Times New Roman"/>
        </w:rPr>
        <w:t xml:space="preserve">=0.007. For brain data we set </w:t>
      </w:r>
      <w:r w:rsidR="000E7D76">
        <w:rPr>
          <w:rFonts w:ascii="Times New Roman" w:hAnsi="Times New Roman"/>
          <w:noProof/>
          <w:position w:val="-10"/>
        </w:rPr>
        <w:drawing>
          <wp:inline distT="0" distB="0" distL="0" distR="0" wp14:anchorId="0434A856" wp14:editId="72801718">
            <wp:extent cx="133350" cy="1714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350" cy="171450"/>
                    </a:xfrm>
                    <a:prstGeom prst="rect">
                      <a:avLst/>
                    </a:prstGeom>
                    <a:noFill/>
                    <a:ln>
                      <a:noFill/>
                    </a:ln>
                  </pic:spPr>
                </pic:pic>
              </a:graphicData>
            </a:graphic>
          </wp:inline>
        </w:drawing>
      </w:r>
      <w:r>
        <w:rPr>
          <w:rFonts w:ascii="Times New Roman" w:hAnsi="Times New Roman"/>
        </w:rPr>
        <w:t xml:space="preserve">=0.007 and </w:t>
      </w:r>
      <w:r w:rsidR="000E7D76">
        <w:rPr>
          <w:rFonts w:ascii="Times New Roman" w:hAnsi="Times New Roman"/>
          <w:noProof/>
          <w:position w:val="-6"/>
        </w:rPr>
        <w:drawing>
          <wp:inline distT="0" distB="0" distL="0" distR="0" wp14:anchorId="732AA5AF" wp14:editId="7D43AF2F">
            <wp:extent cx="133350" cy="1428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Pr>
          <w:rFonts w:ascii="Times New Roman" w:hAnsi="Times New Roman"/>
        </w:rPr>
        <w:t>=0.000</w:t>
      </w:r>
      <w:r>
        <w:rPr>
          <w:rFonts w:ascii="Times New Roman" w:hAnsi="Times New Roman" w:hint="eastAsia"/>
        </w:rPr>
        <w:t>07</w:t>
      </w:r>
      <w:r>
        <w:rPr>
          <w:rFonts w:ascii="Times New Roman" w:hAnsi="Times New Roman"/>
        </w:rPr>
        <w:t>. For the vessel</w:t>
      </w:r>
      <w:r>
        <w:rPr>
          <w:rFonts w:ascii="Times New Roman" w:hAnsi="Times New Roman" w:hint="eastAsia"/>
        </w:rPr>
        <w:t xml:space="preserve">, we set </w:t>
      </w:r>
      <w:r w:rsidR="000E7D76">
        <w:rPr>
          <w:rFonts w:ascii="Times New Roman" w:hAnsi="Times New Roman"/>
          <w:noProof/>
          <w:position w:val="-10"/>
        </w:rPr>
        <w:drawing>
          <wp:inline distT="0" distB="0" distL="0" distR="0" wp14:anchorId="46231E7D" wp14:editId="4A3E311A">
            <wp:extent cx="133350" cy="1714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350" cy="171450"/>
                    </a:xfrm>
                    <a:prstGeom prst="rect">
                      <a:avLst/>
                    </a:prstGeom>
                    <a:noFill/>
                    <a:ln>
                      <a:noFill/>
                    </a:ln>
                  </pic:spPr>
                </pic:pic>
              </a:graphicData>
            </a:graphic>
          </wp:inline>
        </w:drawing>
      </w:r>
      <w:r>
        <w:rPr>
          <w:rFonts w:ascii="Times New Roman" w:hAnsi="Times New Roman"/>
        </w:rPr>
        <w:t xml:space="preserve">=0.007 and </w:t>
      </w:r>
      <w:r w:rsidR="000E7D76">
        <w:rPr>
          <w:rFonts w:ascii="Times New Roman" w:hAnsi="Times New Roman"/>
          <w:noProof/>
          <w:position w:val="-6"/>
        </w:rPr>
        <w:drawing>
          <wp:inline distT="0" distB="0" distL="0" distR="0" wp14:anchorId="4C557B40" wp14:editId="518B8CC5">
            <wp:extent cx="133350" cy="1428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Pr>
          <w:rFonts w:ascii="Times New Roman" w:hAnsi="Times New Roman"/>
        </w:rPr>
        <w:t>=0.000</w:t>
      </w:r>
      <w:r>
        <w:rPr>
          <w:rFonts w:ascii="Times New Roman" w:hAnsi="Times New Roman" w:hint="eastAsia"/>
        </w:rPr>
        <w:t xml:space="preserve">07. For lumbar spine we set </w:t>
      </w:r>
      <w:r w:rsidR="000E7D76">
        <w:rPr>
          <w:rFonts w:ascii="Times New Roman" w:hAnsi="Times New Roman"/>
          <w:noProof/>
          <w:position w:val="-10"/>
        </w:rPr>
        <w:drawing>
          <wp:inline distT="0" distB="0" distL="0" distR="0" wp14:anchorId="066617ED" wp14:editId="2C7D2D1A">
            <wp:extent cx="133350" cy="1714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350" cy="171450"/>
                    </a:xfrm>
                    <a:prstGeom prst="rect">
                      <a:avLst/>
                    </a:prstGeom>
                    <a:noFill/>
                    <a:ln>
                      <a:noFill/>
                    </a:ln>
                  </pic:spPr>
                </pic:pic>
              </a:graphicData>
            </a:graphic>
          </wp:inline>
        </w:drawing>
      </w:r>
      <w:r>
        <w:rPr>
          <w:rFonts w:ascii="Times New Roman" w:hAnsi="Times New Roman"/>
        </w:rPr>
        <w:t xml:space="preserve">=0.007 and </w:t>
      </w:r>
      <w:r w:rsidR="000E7D76">
        <w:rPr>
          <w:rFonts w:ascii="Times New Roman" w:hAnsi="Times New Roman"/>
          <w:noProof/>
          <w:position w:val="-6"/>
        </w:rPr>
        <w:drawing>
          <wp:inline distT="0" distB="0" distL="0" distR="0" wp14:anchorId="15B09220" wp14:editId="70CCC20C">
            <wp:extent cx="133350" cy="1428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Pr>
          <w:rFonts w:ascii="Times New Roman" w:hAnsi="Times New Roman"/>
        </w:rPr>
        <w:t>=0.000</w:t>
      </w:r>
      <w:r>
        <w:rPr>
          <w:rFonts w:ascii="Times New Roman" w:hAnsi="Times New Roman" w:hint="eastAsia"/>
        </w:rPr>
        <w:t>24.</w:t>
      </w:r>
    </w:p>
    <w:p w14:paraId="33CC2097" w14:textId="77777777" w:rsidR="00863C10" w:rsidRDefault="00444897">
      <w:pPr>
        <w:autoSpaceDE w:val="0"/>
        <w:autoSpaceDN w:val="0"/>
        <w:adjustRightInd w:val="0"/>
        <w:spacing w:line="360" w:lineRule="auto"/>
        <w:rPr>
          <w:rFonts w:ascii="Times New Roman" w:hAnsi="Times New Roman"/>
        </w:rPr>
      </w:pPr>
      <w:r>
        <w:rPr>
          <w:rFonts w:ascii="Times New Roman" w:hAnsi="Times New Roman" w:hint="eastAsia"/>
          <w:szCs w:val="24"/>
        </w:rPr>
        <w:t xml:space="preserve">The quality of the reconstruction is quantified using PSNR(peak signal-to-noise ratio). This is a standard image quality measure on image compression. In addition, we use the intensity differences between the reconstructed images and the truth image for the consideration of assessing the reconstruction quality visually. </w:t>
      </w:r>
    </w:p>
    <w:p w14:paraId="390B0A10" w14:textId="77777777" w:rsidR="00863C10" w:rsidRDefault="00444897">
      <w:pPr>
        <w:autoSpaceDE w:val="0"/>
        <w:autoSpaceDN w:val="0"/>
        <w:adjustRightInd w:val="0"/>
        <w:spacing w:line="360" w:lineRule="auto"/>
        <w:rPr>
          <w:rFonts w:ascii="Times New Roman" w:hAnsi="Times New Roman"/>
          <w:kern w:val="0"/>
          <w:szCs w:val="24"/>
        </w:rPr>
      </w:pPr>
      <w:r>
        <w:rPr>
          <w:rFonts w:ascii="Times New Roman" w:hAnsi="Times New Roman" w:hint="eastAsia"/>
          <w:szCs w:val="24"/>
        </w:rPr>
        <w:t xml:space="preserve">The proposed method </w:t>
      </w:r>
      <w:r>
        <w:rPr>
          <w:rFonts w:ascii="Times New Roman" w:hAnsi="Times New Roman"/>
          <w:szCs w:val="24"/>
        </w:rPr>
        <w:t>wa</w:t>
      </w:r>
      <w:r>
        <w:rPr>
          <w:rFonts w:ascii="Times New Roman" w:hAnsi="Times New Roman" w:hint="eastAsia"/>
          <w:szCs w:val="24"/>
        </w:rPr>
        <w:t xml:space="preserve">s compared </w:t>
      </w:r>
      <w:r>
        <w:rPr>
          <w:rFonts w:ascii="Times New Roman" w:hAnsi="Times New Roman"/>
          <w:szCs w:val="24"/>
        </w:rPr>
        <w:t>with</w:t>
      </w:r>
      <w:r>
        <w:rPr>
          <w:rFonts w:ascii="Times New Roman" w:hAnsi="Times New Roman" w:hint="eastAsia"/>
          <w:szCs w:val="24"/>
        </w:rPr>
        <w:t xml:space="preserve">DLMRI methods[2]. All simulations and reconstructions </w:t>
      </w:r>
      <w:r>
        <w:rPr>
          <w:rFonts w:ascii="Times New Roman" w:hAnsi="Times New Roman"/>
          <w:szCs w:val="24"/>
        </w:rPr>
        <w:t>are</w:t>
      </w:r>
      <w:r>
        <w:rPr>
          <w:rFonts w:ascii="Times New Roman" w:hAnsi="Times New Roman" w:hint="eastAsia"/>
          <w:szCs w:val="24"/>
        </w:rPr>
        <w:t xml:space="preserve"> implemented in MATLAB R2012b (MathWorks, Natick, MA).</w:t>
      </w:r>
    </w:p>
    <w:p w14:paraId="778DCD0B" w14:textId="77777777" w:rsidR="00765A4D" w:rsidRPr="008C2662" w:rsidRDefault="00444897" w:rsidP="008C2662">
      <w:pPr>
        <w:autoSpaceDE w:val="0"/>
        <w:autoSpaceDN w:val="0"/>
        <w:adjustRightInd w:val="0"/>
        <w:spacing w:line="360" w:lineRule="auto"/>
        <w:jc w:val="left"/>
        <w:rPr>
          <w:rFonts w:ascii="Times New Roman" w:hAnsi="Times New Roman"/>
          <w:b/>
          <w:szCs w:val="24"/>
        </w:rPr>
      </w:pPr>
      <w:r>
        <w:rPr>
          <w:rFonts w:ascii="Times New Roman" w:hAnsi="Times New Roman"/>
          <w:b/>
          <w:szCs w:val="24"/>
        </w:rPr>
        <w:t>RESULTS</w:t>
      </w:r>
    </w:p>
    <w:p w14:paraId="160018E8" w14:textId="77777777" w:rsidR="00863C10" w:rsidRDefault="00444897">
      <w:pPr>
        <w:autoSpaceDE w:val="0"/>
        <w:autoSpaceDN w:val="0"/>
        <w:adjustRightInd w:val="0"/>
        <w:spacing w:line="360" w:lineRule="auto"/>
        <w:jc w:val="left"/>
        <w:rPr>
          <w:rFonts w:ascii="Times New Roman" w:hAnsi="Times New Roman"/>
          <w:b/>
          <w:szCs w:val="24"/>
        </w:rPr>
      </w:pPr>
      <w:r>
        <w:rPr>
          <w:rFonts w:ascii="Times New Roman" w:hAnsi="Times New Roman" w:hint="eastAsia"/>
          <w:b/>
          <w:i/>
          <w:szCs w:val="24"/>
        </w:rPr>
        <w:t>Comparison of image reconstruction</w:t>
      </w:r>
    </w:p>
    <w:p w14:paraId="1CC84424" w14:textId="77777777" w:rsidR="00863C10" w:rsidRDefault="00444897">
      <w:pPr>
        <w:autoSpaceDE w:val="0"/>
        <w:autoSpaceDN w:val="0"/>
        <w:adjustRightInd w:val="0"/>
        <w:spacing w:line="360" w:lineRule="auto"/>
        <w:rPr>
          <w:rFonts w:ascii="Times New Roman" w:hAnsi="Times New Roman"/>
          <w:szCs w:val="24"/>
        </w:rPr>
      </w:pPr>
      <w:r>
        <w:rPr>
          <w:rFonts w:ascii="Times New Roman" w:hAnsi="Times New Roman" w:hint="eastAsia"/>
          <w:szCs w:val="24"/>
        </w:rPr>
        <w:t>In our experiments, the results of the DLMRI and the proposed method are presented in Fig.3-6 for four image cases(brain, vessel, lumbar spine and simulated phantom). In each case, we fix the reduction factor(R) to 6 and the two sampling schemes above are compared. We mainly pay close attention to the PSNR according to iteration number and the error maps. For better visualization, the The error-maps are multiplied by a factor of 5.</w:t>
      </w:r>
    </w:p>
    <w:p w14:paraId="49EAD3F9" w14:textId="77777777" w:rsidR="00863C10" w:rsidRDefault="00444897">
      <w:pPr>
        <w:autoSpaceDE w:val="0"/>
        <w:autoSpaceDN w:val="0"/>
        <w:adjustRightInd w:val="0"/>
        <w:spacing w:line="360" w:lineRule="auto"/>
        <w:rPr>
          <w:rFonts w:ascii="Times New Roman" w:hAnsi="Times New Roman"/>
          <w:szCs w:val="24"/>
        </w:rPr>
      </w:pPr>
      <w:r>
        <w:rPr>
          <w:rFonts w:ascii="Times New Roman" w:hAnsi="Times New Roman" w:hint="eastAsia"/>
          <w:szCs w:val="24"/>
        </w:rPr>
        <w:t>The imaging results indicate that, the proposed method offers higher fidelity in the reconstruction of image details than the DLMRI method on the PSNR view in Cartesian sampling and 2D random sampling, however the improvements in Fig.3-6, marked by arrows, of the DLMRI are not very obvious.</w:t>
      </w:r>
    </w:p>
    <w:p w14:paraId="50D2C874" w14:textId="77777777" w:rsidR="00863C10" w:rsidRDefault="00863C10">
      <w:pPr>
        <w:autoSpaceDE w:val="0"/>
        <w:autoSpaceDN w:val="0"/>
        <w:adjustRightInd w:val="0"/>
        <w:spacing w:line="360" w:lineRule="auto"/>
        <w:rPr>
          <w:rFonts w:ascii="Times New Roman" w:hAnsi="Times New Roman"/>
          <w:szCs w:val="24"/>
        </w:rPr>
      </w:pPr>
    </w:p>
    <w:p w14:paraId="4160F18B" w14:textId="77777777" w:rsidR="00863C10" w:rsidRDefault="00863C10">
      <w:pPr>
        <w:autoSpaceDE w:val="0"/>
        <w:autoSpaceDN w:val="0"/>
        <w:adjustRightInd w:val="0"/>
        <w:spacing w:line="360" w:lineRule="auto"/>
        <w:rPr>
          <w:rFonts w:ascii="Times New Roman" w:hAnsi="Times New Roman"/>
          <w:szCs w:val="24"/>
        </w:rPr>
      </w:pPr>
    </w:p>
    <w:p w14:paraId="3F1F2E73" w14:textId="77777777" w:rsidR="00863C10" w:rsidRDefault="00863C10">
      <w:pPr>
        <w:autoSpaceDE w:val="0"/>
        <w:autoSpaceDN w:val="0"/>
        <w:adjustRightInd w:val="0"/>
        <w:spacing w:line="360" w:lineRule="auto"/>
        <w:rPr>
          <w:rFonts w:ascii="Times New Roman" w:hAnsi="Times New Roman"/>
          <w:szCs w:val="24"/>
        </w:rPr>
      </w:pPr>
    </w:p>
    <w:p w14:paraId="2A45BA29" w14:textId="77777777" w:rsidR="00863C10" w:rsidRDefault="00863C10">
      <w:pPr>
        <w:autoSpaceDE w:val="0"/>
        <w:autoSpaceDN w:val="0"/>
        <w:adjustRightInd w:val="0"/>
        <w:spacing w:line="360" w:lineRule="auto"/>
        <w:rPr>
          <w:rFonts w:ascii="Times New Roman" w:hAnsi="Times New Roman"/>
          <w:szCs w:val="24"/>
        </w:rPr>
      </w:pPr>
    </w:p>
    <w:p w14:paraId="50037C34" w14:textId="067A39C0" w:rsidR="00863C10" w:rsidRDefault="000E7D76">
      <w:pPr>
        <w:autoSpaceDE w:val="0"/>
        <w:autoSpaceDN w:val="0"/>
        <w:adjustRightInd w:val="0"/>
        <w:spacing w:line="360" w:lineRule="auto"/>
      </w:pPr>
      <w:r>
        <w:rPr>
          <w:rFonts w:ascii="Times New Roman" w:hAnsi="Times New Roman"/>
          <w:noProof/>
          <w:szCs w:val="21"/>
        </w:rPr>
        <mc:AlternateContent>
          <mc:Choice Requires="wps">
            <w:drawing>
              <wp:anchor distT="0" distB="0" distL="114300" distR="114300" simplePos="0" relativeHeight="251651584" behindDoc="0" locked="0" layoutInCell="1" allowOverlap="1" wp14:anchorId="31E2A3DA" wp14:editId="20B97996">
                <wp:simplePos x="0" y="0"/>
                <wp:positionH relativeFrom="column">
                  <wp:posOffset>72390</wp:posOffset>
                </wp:positionH>
                <wp:positionV relativeFrom="paragraph">
                  <wp:posOffset>1786890</wp:posOffset>
                </wp:positionV>
                <wp:extent cx="462915" cy="304800"/>
                <wp:effectExtent l="5715" t="7620" r="7620" b="1905"/>
                <wp:wrapNone/>
                <wp:docPr id="6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D4327" w14:textId="77777777" w:rsidR="003A01E3" w:rsidRDefault="003A01E3">
                            <w:pPr>
                              <w:rPr>
                                <w:b/>
                              </w:rPr>
                            </w:pPr>
                            <w:r>
                              <w:rPr>
                                <w:rFonts w:hint="eastAsia"/>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E2A3DA" id="Text Box 96" o:spid="_x0000_s1028" type="#_x0000_t202" style="position:absolute;left:0;text-align:left;margin-left:5.7pt;margin-top:140.7pt;width:36.45pt;height:2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" stroked="f">
                <v:fill opacity="0"/>
                <v:textbox>
                  <w:txbxContent>
                    <w:p w14:paraId="504D4327" w14:textId="77777777" w:rsidR="003A01E3" w:rsidRDefault="003A01E3">
                      <w:pPr>
                        <w:rPr>
                          <w:b/>
                        </w:rPr>
                      </w:pPr>
                      <w:r>
                        <w:rPr>
                          <w:rFonts w:hint="eastAsia"/>
                          <w:b/>
                        </w:rPr>
                        <w:t>(a)</w:t>
                      </w:r>
                    </w:p>
                  </w:txbxContent>
                </v:textbox>
              </v:shape>
            </w:pict>
          </mc:Fallback>
        </mc:AlternateContent>
      </w:r>
      <w:r>
        <w:rPr>
          <w:noProof/>
        </w:rPr>
        <w:drawing>
          <wp:inline distT="0" distB="0" distL="0" distR="0" wp14:anchorId="5EB4ADF2" wp14:editId="4F13E825">
            <wp:extent cx="5276850" cy="3552825"/>
            <wp:effectExtent l="0" t="0" r="0" b="0"/>
            <wp:docPr id="32"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3552825"/>
                    </a:xfrm>
                    <a:prstGeom prst="rect">
                      <a:avLst/>
                    </a:prstGeom>
                    <a:noFill/>
                    <a:ln>
                      <a:noFill/>
                    </a:ln>
                  </pic:spPr>
                </pic:pic>
              </a:graphicData>
            </a:graphic>
          </wp:inline>
        </w:drawing>
      </w:r>
    </w:p>
    <w:p w14:paraId="30C0B168" w14:textId="3A0C624D" w:rsidR="00863C10" w:rsidRDefault="000E7D76">
      <w:pPr>
        <w:autoSpaceDE w:val="0"/>
        <w:autoSpaceDN w:val="0"/>
        <w:adjustRightInd w:val="0"/>
        <w:spacing w:line="360" w:lineRule="auto"/>
      </w:pPr>
      <w:r>
        <w:rPr>
          <w:rFonts w:ascii="Times New Roman" w:hAnsi="Times New Roman"/>
          <w:noProof/>
          <w:szCs w:val="21"/>
        </w:rPr>
        <mc:AlternateContent>
          <mc:Choice Requires="wps">
            <w:drawing>
              <wp:anchor distT="0" distB="0" distL="114300" distR="114300" simplePos="0" relativeHeight="251652608" behindDoc="0" locked="0" layoutInCell="1" allowOverlap="1" wp14:anchorId="54820F41" wp14:editId="792275C1">
                <wp:simplePos x="0" y="0"/>
                <wp:positionH relativeFrom="column">
                  <wp:posOffset>72390</wp:posOffset>
                </wp:positionH>
                <wp:positionV relativeFrom="paragraph">
                  <wp:posOffset>1786890</wp:posOffset>
                </wp:positionV>
                <wp:extent cx="462915" cy="304800"/>
                <wp:effectExtent l="5715" t="1905" r="7620" b="7620"/>
                <wp:wrapNone/>
                <wp:docPr id="60"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472229" w14:textId="77777777" w:rsidR="003A01E3" w:rsidRDefault="003A01E3">
                            <w:pPr>
                              <w:rPr>
                                <w:b/>
                              </w:rPr>
                            </w:pPr>
                            <w:r>
                              <w:rPr>
                                <w:rFonts w:hint="eastAsia"/>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20F41" id="Text Box 98" o:spid="_x0000_s1029" type="#_x0000_t202" style="position:absolute;left:0;text-align:left;margin-left:5.7pt;margin-top:140.7pt;width:36.45pt;height:2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" stroked="f">
                <v:fill opacity="0"/>
                <v:textbox>
                  <w:txbxContent>
                    <w:p w14:paraId="4E472229" w14:textId="77777777" w:rsidR="003A01E3" w:rsidRDefault="003A01E3">
                      <w:pPr>
                        <w:rPr>
                          <w:b/>
                        </w:rPr>
                      </w:pPr>
                      <w:r>
                        <w:rPr>
                          <w:rFonts w:hint="eastAsia"/>
                          <w:b/>
                        </w:rPr>
                        <w:t>(b)</w:t>
                      </w:r>
                    </w:p>
                  </w:txbxContent>
                </v:textbox>
              </v:shape>
            </w:pict>
          </mc:Fallback>
        </mc:AlternateContent>
      </w:r>
      <w:r>
        <w:rPr>
          <w:noProof/>
        </w:rPr>
        <w:drawing>
          <wp:inline distT="0" distB="0" distL="0" distR="0" wp14:anchorId="1C901180" wp14:editId="5B82D149">
            <wp:extent cx="5276850" cy="3552825"/>
            <wp:effectExtent l="0" t="0" r="0" b="0"/>
            <wp:docPr id="33"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3552825"/>
                    </a:xfrm>
                    <a:prstGeom prst="rect">
                      <a:avLst/>
                    </a:prstGeom>
                    <a:noFill/>
                    <a:ln>
                      <a:noFill/>
                    </a:ln>
                  </pic:spPr>
                </pic:pic>
              </a:graphicData>
            </a:graphic>
          </wp:inline>
        </w:drawing>
      </w:r>
    </w:p>
    <w:p w14:paraId="6B62A670" w14:textId="77777777" w:rsidR="00863C10" w:rsidRDefault="00444897">
      <w:pPr>
        <w:autoSpaceDE w:val="0"/>
        <w:autoSpaceDN w:val="0"/>
        <w:adjustRightInd w:val="0"/>
        <w:spacing w:line="240" w:lineRule="exact"/>
        <w:jc w:val="center"/>
        <w:rPr>
          <w:rFonts w:ascii="Times New Roman" w:hAnsi="Times New Roman"/>
          <w:b/>
          <w:sz w:val="22"/>
          <w:szCs w:val="21"/>
        </w:rPr>
      </w:pPr>
      <w:r>
        <w:rPr>
          <w:rFonts w:ascii="Times New Roman" w:hAnsi="Times New Roman"/>
          <w:b/>
          <w:sz w:val="22"/>
          <w:szCs w:val="21"/>
        </w:rPr>
        <w:t xml:space="preserve">Figure </w:t>
      </w:r>
      <w:r>
        <w:rPr>
          <w:rFonts w:ascii="Times New Roman" w:hAnsi="Times New Roman" w:hint="eastAsia"/>
          <w:b/>
          <w:sz w:val="22"/>
          <w:szCs w:val="21"/>
        </w:rPr>
        <w:t>3</w:t>
      </w:r>
      <w:r>
        <w:rPr>
          <w:rFonts w:ascii="Times New Roman" w:hAnsi="Times New Roman"/>
          <w:b/>
          <w:sz w:val="22"/>
          <w:szCs w:val="21"/>
        </w:rPr>
        <w:t>.</w:t>
      </w:r>
      <w:r>
        <w:rPr>
          <w:rFonts w:ascii="Times New Roman" w:hAnsi="Times New Roman" w:hint="eastAsia"/>
          <w:b/>
          <w:sz w:val="22"/>
          <w:szCs w:val="21"/>
        </w:rPr>
        <w:t xml:space="preserve"> The reconstructed images, PSNR over iteration and error-maps of the DLMRI and proposed method GLMRI for the brain MRIat R=6.The error-maps are multiplied by a factor of 5 for better visualization. (a) The reconstructed results for Cartesian sampling. (b) The reconstructed results for 2D random sampling. </w:t>
      </w:r>
    </w:p>
    <w:p w14:paraId="429817B7" w14:textId="591177E5" w:rsidR="00863C10" w:rsidRDefault="000E7D76">
      <w:pPr>
        <w:autoSpaceDE w:val="0"/>
        <w:autoSpaceDN w:val="0"/>
        <w:adjustRightInd w:val="0"/>
        <w:spacing w:line="360" w:lineRule="auto"/>
      </w:pPr>
      <w:r>
        <w:rPr>
          <w:rFonts w:ascii="Times New Roman" w:hAnsi="Times New Roman"/>
          <w:noProof/>
          <w:szCs w:val="21"/>
        </w:rPr>
        <w:lastRenderedPageBreak/>
        <mc:AlternateContent>
          <mc:Choice Requires="wps">
            <w:drawing>
              <wp:anchor distT="0" distB="0" distL="114300" distR="114300" simplePos="0" relativeHeight="251653632" behindDoc="0" locked="0" layoutInCell="1" allowOverlap="1" wp14:anchorId="5DFC09A8" wp14:editId="129429BA">
                <wp:simplePos x="0" y="0"/>
                <wp:positionH relativeFrom="column">
                  <wp:posOffset>72390</wp:posOffset>
                </wp:positionH>
                <wp:positionV relativeFrom="paragraph">
                  <wp:posOffset>1786890</wp:posOffset>
                </wp:positionV>
                <wp:extent cx="462915" cy="304800"/>
                <wp:effectExtent l="5715" t="5715" r="7620" b="3810"/>
                <wp:wrapNone/>
                <wp:docPr id="59"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E77CC1" w14:textId="77777777" w:rsidR="003A01E3" w:rsidRDefault="003A01E3">
                            <w:pPr>
                              <w:rPr>
                                <w:b/>
                              </w:rPr>
                            </w:pPr>
                            <w:r>
                              <w:rPr>
                                <w:rFonts w:hint="eastAsia"/>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09A8" id="Text Box 100" o:spid="_x0000_s1030" type="#_x0000_t202" style="position:absolute;left:0;text-align:left;margin-left:5.7pt;margin-top:140.7pt;width:36.45pt;height:2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" stroked="f">
                <v:fill opacity="0"/>
                <v:textbox>
                  <w:txbxContent>
                    <w:p w14:paraId="1CE77CC1" w14:textId="77777777" w:rsidR="003A01E3" w:rsidRDefault="003A01E3">
                      <w:pPr>
                        <w:rPr>
                          <w:b/>
                        </w:rPr>
                      </w:pPr>
                      <w:r>
                        <w:rPr>
                          <w:rFonts w:hint="eastAsia"/>
                          <w:b/>
                        </w:rPr>
                        <w:t>(a)</w:t>
                      </w:r>
                    </w:p>
                  </w:txbxContent>
                </v:textbox>
              </v:shape>
            </w:pict>
          </mc:Fallback>
        </mc:AlternateContent>
      </w:r>
      <w:r>
        <w:rPr>
          <w:noProof/>
        </w:rPr>
        <w:drawing>
          <wp:inline distT="0" distB="0" distL="0" distR="0" wp14:anchorId="290B47AD" wp14:editId="3DC80442">
            <wp:extent cx="5276850" cy="3552825"/>
            <wp:effectExtent l="0" t="0" r="0" b="0"/>
            <wp:docPr id="34"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3552825"/>
                    </a:xfrm>
                    <a:prstGeom prst="rect">
                      <a:avLst/>
                    </a:prstGeom>
                    <a:noFill/>
                    <a:ln>
                      <a:noFill/>
                    </a:ln>
                  </pic:spPr>
                </pic:pic>
              </a:graphicData>
            </a:graphic>
          </wp:inline>
        </w:drawing>
      </w:r>
    </w:p>
    <w:p w14:paraId="5FD2993A" w14:textId="397481AB" w:rsidR="00863C10" w:rsidRDefault="000E7D76">
      <w:pPr>
        <w:autoSpaceDE w:val="0"/>
        <w:autoSpaceDN w:val="0"/>
        <w:adjustRightInd w:val="0"/>
        <w:spacing w:line="360" w:lineRule="auto"/>
      </w:pPr>
      <w:r>
        <w:rPr>
          <w:rFonts w:ascii="Times New Roman" w:hAnsi="Times New Roman"/>
          <w:noProof/>
          <w:szCs w:val="21"/>
        </w:rPr>
        <mc:AlternateContent>
          <mc:Choice Requires="wps">
            <w:drawing>
              <wp:anchor distT="0" distB="0" distL="114300" distR="114300" simplePos="0" relativeHeight="251654656" behindDoc="0" locked="0" layoutInCell="1" allowOverlap="1" wp14:anchorId="30C982ED" wp14:editId="488F386D">
                <wp:simplePos x="0" y="0"/>
                <wp:positionH relativeFrom="column">
                  <wp:posOffset>72390</wp:posOffset>
                </wp:positionH>
                <wp:positionV relativeFrom="paragraph">
                  <wp:posOffset>1786890</wp:posOffset>
                </wp:positionV>
                <wp:extent cx="462915" cy="304800"/>
                <wp:effectExtent l="5715" t="0" r="7620" b="0"/>
                <wp:wrapNone/>
                <wp:docPr id="5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4EED0" w14:textId="77777777" w:rsidR="003A01E3" w:rsidRDefault="003A01E3">
                            <w:pPr>
                              <w:rPr>
                                <w:b/>
                              </w:rPr>
                            </w:pPr>
                            <w:r>
                              <w:rPr>
                                <w:rFonts w:hint="eastAsia"/>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982ED" id="Text Box 102" o:spid="_x0000_s1031" type="#_x0000_t202" style="position:absolute;left:0;text-align:left;margin-left:5.7pt;margin-top:140.7pt;width:36.45pt;height: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" stroked="f">
                <v:fill opacity="0"/>
                <v:textbox>
                  <w:txbxContent>
                    <w:p w14:paraId="4364EED0" w14:textId="77777777" w:rsidR="003A01E3" w:rsidRDefault="003A01E3">
                      <w:pPr>
                        <w:rPr>
                          <w:b/>
                        </w:rPr>
                      </w:pPr>
                      <w:r>
                        <w:rPr>
                          <w:rFonts w:hint="eastAsia"/>
                          <w:b/>
                        </w:rPr>
                        <w:t>(b)</w:t>
                      </w:r>
                    </w:p>
                  </w:txbxContent>
                </v:textbox>
              </v:shape>
            </w:pict>
          </mc:Fallback>
        </mc:AlternateContent>
      </w:r>
      <w:r>
        <w:rPr>
          <w:noProof/>
        </w:rPr>
        <w:drawing>
          <wp:inline distT="0" distB="0" distL="0" distR="0" wp14:anchorId="3DB09816" wp14:editId="748C463E">
            <wp:extent cx="5276850" cy="3552825"/>
            <wp:effectExtent l="0" t="0" r="0" b="0"/>
            <wp:docPr id="3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3552825"/>
                    </a:xfrm>
                    <a:prstGeom prst="rect">
                      <a:avLst/>
                    </a:prstGeom>
                    <a:noFill/>
                    <a:ln>
                      <a:noFill/>
                    </a:ln>
                  </pic:spPr>
                </pic:pic>
              </a:graphicData>
            </a:graphic>
          </wp:inline>
        </w:drawing>
      </w:r>
    </w:p>
    <w:p w14:paraId="2D4D266E" w14:textId="77777777" w:rsidR="00863C10" w:rsidRDefault="00444897">
      <w:pPr>
        <w:autoSpaceDE w:val="0"/>
        <w:autoSpaceDN w:val="0"/>
        <w:adjustRightInd w:val="0"/>
        <w:spacing w:line="240" w:lineRule="exact"/>
        <w:jc w:val="center"/>
        <w:rPr>
          <w:rFonts w:ascii="Times New Roman" w:hAnsi="Times New Roman"/>
          <w:b/>
          <w:sz w:val="22"/>
          <w:szCs w:val="21"/>
        </w:rPr>
      </w:pPr>
      <w:r>
        <w:rPr>
          <w:rFonts w:ascii="Times New Roman" w:hAnsi="Times New Roman"/>
          <w:b/>
          <w:sz w:val="22"/>
          <w:szCs w:val="21"/>
        </w:rPr>
        <w:t xml:space="preserve">Figure </w:t>
      </w:r>
      <w:r>
        <w:rPr>
          <w:rFonts w:ascii="Times New Roman" w:hAnsi="Times New Roman" w:hint="eastAsia"/>
          <w:b/>
          <w:sz w:val="22"/>
          <w:szCs w:val="21"/>
        </w:rPr>
        <w:t>4</w:t>
      </w:r>
      <w:r>
        <w:rPr>
          <w:rFonts w:ascii="Times New Roman" w:hAnsi="Times New Roman"/>
          <w:b/>
          <w:sz w:val="22"/>
          <w:szCs w:val="21"/>
        </w:rPr>
        <w:t>.</w:t>
      </w:r>
      <w:r>
        <w:rPr>
          <w:rFonts w:ascii="Times New Roman" w:hAnsi="Times New Roman" w:hint="eastAsia"/>
          <w:b/>
          <w:sz w:val="22"/>
          <w:szCs w:val="21"/>
        </w:rPr>
        <w:t xml:space="preserve"> The reconstructed images, PSNR over iteration and error-maps of the DLMRI and proposed method GLMRI for the vessel MRIat R=6.The error-maps are multiplied by a factor of 5 for better visualization. (a) The reconstructed results for Cartesian sampling. (b) The reconstructed results for 2D random sampling. </w:t>
      </w:r>
    </w:p>
    <w:p w14:paraId="03C81412" w14:textId="77777777" w:rsidR="00863C10" w:rsidRDefault="00863C10">
      <w:pPr>
        <w:autoSpaceDE w:val="0"/>
        <w:autoSpaceDN w:val="0"/>
        <w:adjustRightInd w:val="0"/>
        <w:spacing w:line="360" w:lineRule="auto"/>
        <w:jc w:val="center"/>
        <w:rPr>
          <w:rFonts w:ascii="Times New Roman" w:hAnsi="Times New Roman"/>
          <w:b/>
          <w:sz w:val="22"/>
          <w:szCs w:val="21"/>
        </w:rPr>
      </w:pPr>
    </w:p>
    <w:p w14:paraId="2DB69C4E" w14:textId="011FBE11" w:rsidR="00863C10" w:rsidRDefault="000E7D76">
      <w:pPr>
        <w:autoSpaceDE w:val="0"/>
        <w:autoSpaceDN w:val="0"/>
        <w:adjustRightInd w:val="0"/>
        <w:spacing w:line="360" w:lineRule="auto"/>
      </w:pPr>
      <w:r>
        <w:rPr>
          <w:rFonts w:ascii="Times New Roman" w:hAnsi="Times New Roman"/>
          <w:noProof/>
          <w:szCs w:val="21"/>
        </w:rPr>
        <w:lastRenderedPageBreak/>
        <mc:AlternateContent>
          <mc:Choice Requires="wps">
            <w:drawing>
              <wp:anchor distT="0" distB="0" distL="114300" distR="114300" simplePos="0" relativeHeight="251655680" behindDoc="0" locked="0" layoutInCell="1" allowOverlap="1" wp14:anchorId="3AC7639A" wp14:editId="6CF15390">
                <wp:simplePos x="0" y="0"/>
                <wp:positionH relativeFrom="column">
                  <wp:posOffset>72390</wp:posOffset>
                </wp:positionH>
                <wp:positionV relativeFrom="paragraph">
                  <wp:posOffset>1786890</wp:posOffset>
                </wp:positionV>
                <wp:extent cx="462915" cy="304800"/>
                <wp:effectExtent l="5715" t="5715" r="7620" b="3810"/>
                <wp:wrapNone/>
                <wp:docPr id="53"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4601AF" w14:textId="77777777" w:rsidR="003A01E3" w:rsidRDefault="003A01E3">
                            <w:pPr>
                              <w:rPr>
                                <w:b/>
                              </w:rPr>
                            </w:pPr>
                            <w:r>
                              <w:rPr>
                                <w:rFonts w:hint="eastAsia"/>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C7639A" id="Text Box 104" o:spid="_x0000_s1032" type="#_x0000_t202" style="position:absolute;left:0;text-align:left;margin-left:5.7pt;margin-top:140.7pt;width:36.45pt;height:2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" stroked="f">
                <v:fill opacity="0"/>
                <v:textbox>
                  <w:txbxContent>
                    <w:p w14:paraId="014601AF" w14:textId="77777777" w:rsidR="003A01E3" w:rsidRDefault="003A01E3">
                      <w:pPr>
                        <w:rPr>
                          <w:b/>
                        </w:rPr>
                      </w:pPr>
                      <w:r>
                        <w:rPr>
                          <w:rFonts w:hint="eastAsia"/>
                          <w:b/>
                        </w:rPr>
                        <w:t>(a)</w:t>
                      </w:r>
                    </w:p>
                  </w:txbxContent>
                </v:textbox>
              </v:shape>
            </w:pict>
          </mc:Fallback>
        </mc:AlternateContent>
      </w:r>
      <w:r>
        <w:rPr>
          <w:noProof/>
        </w:rPr>
        <w:drawing>
          <wp:inline distT="0" distB="0" distL="0" distR="0" wp14:anchorId="0E44DC19" wp14:editId="4F9F5B02">
            <wp:extent cx="5276850" cy="3552825"/>
            <wp:effectExtent l="0" t="0" r="0" b="0"/>
            <wp:docPr id="36"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552825"/>
                    </a:xfrm>
                    <a:prstGeom prst="rect">
                      <a:avLst/>
                    </a:prstGeom>
                    <a:noFill/>
                    <a:ln>
                      <a:noFill/>
                    </a:ln>
                  </pic:spPr>
                </pic:pic>
              </a:graphicData>
            </a:graphic>
          </wp:inline>
        </w:drawing>
      </w:r>
    </w:p>
    <w:p w14:paraId="519724CA" w14:textId="172117B9" w:rsidR="00863C10" w:rsidRDefault="000E7D76">
      <w:pPr>
        <w:autoSpaceDE w:val="0"/>
        <w:autoSpaceDN w:val="0"/>
        <w:adjustRightInd w:val="0"/>
        <w:spacing w:line="360" w:lineRule="auto"/>
      </w:pPr>
      <w:r>
        <w:rPr>
          <w:rFonts w:ascii="Times New Roman" w:hAnsi="Times New Roman"/>
          <w:noProof/>
          <w:szCs w:val="21"/>
        </w:rPr>
        <mc:AlternateContent>
          <mc:Choice Requires="wps">
            <w:drawing>
              <wp:anchor distT="0" distB="0" distL="114300" distR="114300" simplePos="0" relativeHeight="251656704" behindDoc="0" locked="0" layoutInCell="1" allowOverlap="1" wp14:anchorId="02BC53B2" wp14:editId="560BA0B5">
                <wp:simplePos x="0" y="0"/>
                <wp:positionH relativeFrom="column">
                  <wp:posOffset>72390</wp:posOffset>
                </wp:positionH>
                <wp:positionV relativeFrom="paragraph">
                  <wp:posOffset>1786890</wp:posOffset>
                </wp:positionV>
                <wp:extent cx="462915" cy="304800"/>
                <wp:effectExtent l="5715" t="0" r="7620" b="0"/>
                <wp:wrapNone/>
                <wp:docPr id="51"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C4810A" w14:textId="77777777" w:rsidR="003A01E3" w:rsidRDefault="003A01E3">
                            <w:pPr>
                              <w:rPr>
                                <w:b/>
                              </w:rPr>
                            </w:pPr>
                            <w:r>
                              <w:rPr>
                                <w:rFonts w:hint="eastAsia"/>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C53B2" id="Text Box 106" o:spid="_x0000_s1033" type="#_x0000_t202" style="position:absolute;left:0;text-align:left;margin-left:5.7pt;margin-top:140.7pt;width:36.45pt;height:2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" stroked="f">
                <v:fill opacity="0"/>
                <v:textbox>
                  <w:txbxContent>
                    <w:p w14:paraId="2AC4810A" w14:textId="77777777" w:rsidR="003A01E3" w:rsidRDefault="003A01E3">
                      <w:pPr>
                        <w:rPr>
                          <w:b/>
                        </w:rPr>
                      </w:pPr>
                      <w:r>
                        <w:rPr>
                          <w:rFonts w:hint="eastAsia"/>
                          <w:b/>
                        </w:rPr>
                        <w:t>(b)</w:t>
                      </w:r>
                    </w:p>
                  </w:txbxContent>
                </v:textbox>
              </v:shape>
            </w:pict>
          </mc:Fallback>
        </mc:AlternateContent>
      </w:r>
      <w:r>
        <w:rPr>
          <w:noProof/>
        </w:rPr>
        <w:drawing>
          <wp:inline distT="0" distB="0" distL="0" distR="0" wp14:anchorId="0DE39860" wp14:editId="07B6A75E">
            <wp:extent cx="5276850" cy="3552825"/>
            <wp:effectExtent l="0" t="0" r="0" b="0"/>
            <wp:docPr id="37"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3552825"/>
                    </a:xfrm>
                    <a:prstGeom prst="rect">
                      <a:avLst/>
                    </a:prstGeom>
                    <a:noFill/>
                    <a:ln>
                      <a:noFill/>
                    </a:ln>
                  </pic:spPr>
                </pic:pic>
              </a:graphicData>
            </a:graphic>
          </wp:inline>
        </w:drawing>
      </w:r>
    </w:p>
    <w:p w14:paraId="2E6B4C06" w14:textId="77777777" w:rsidR="00863C10" w:rsidRDefault="00444897">
      <w:pPr>
        <w:autoSpaceDE w:val="0"/>
        <w:autoSpaceDN w:val="0"/>
        <w:adjustRightInd w:val="0"/>
        <w:jc w:val="center"/>
        <w:rPr>
          <w:rFonts w:ascii="Times New Roman" w:hAnsi="Times New Roman"/>
          <w:b/>
          <w:sz w:val="22"/>
          <w:szCs w:val="21"/>
        </w:rPr>
      </w:pPr>
      <w:r>
        <w:rPr>
          <w:rFonts w:ascii="Times New Roman" w:hAnsi="Times New Roman"/>
          <w:b/>
          <w:sz w:val="22"/>
          <w:szCs w:val="21"/>
        </w:rPr>
        <w:t xml:space="preserve">Figure </w:t>
      </w:r>
      <w:r>
        <w:rPr>
          <w:rFonts w:ascii="Times New Roman" w:hAnsi="Times New Roman" w:hint="eastAsia"/>
          <w:b/>
          <w:sz w:val="22"/>
          <w:szCs w:val="21"/>
        </w:rPr>
        <w:t>5</w:t>
      </w:r>
      <w:r>
        <w:rPr>
          <w:rFonts w:ascii="Times New Roman" w:hAnsi="Times New Roman"/>
          <w:b/>
          <w:sz w:val="22"/>
          <w:szCs w:val="21"/>
        </w:rPr>
        <w:t>.</w:t>
      </w:r>
      <w:r>
        <w:rPr>
          <w:rFonts w:ascii="Times New Roman" w:hAnsi="Times New Roman" w:hint="eastAsia"/>
          <w:b/>
          <w:sz w:val="22"/>
          <w:szCs w:val="21"/>
        </w:rPr>
        <w:t xml:space="preserve"> The reconstructed images, PSNR over iteration and error-maps of the DLMRI and proposed method GLMRI for the lumbar spine MRIat R=6.The error-maps are multiplied by a factor of 5 for better visualization. (a) The reconstructed results for Cartesian sampling. (b) The reconstructed results for 2D random sampling.</w:t>
      </w:r>
    </w:p>
    <w:p w14:paraId="65505892" w14:textId="6E366CD1" w:rsidR="00863C10" w:rsidRDefault="000E7D76">
      <w:pPr>
        <w:autoSpaceDE w:val="0"/>
        <w:autoSpaceDN w:val="0"/>
        <w:adjustRightInd w:val="0"/>
        <w:jc w:val="center"/>
      </w:pPr>
      <w:r>
        <w:rPr>
          <w:rFonts w:ascii="Times New Roman" w:hAnsi="Times New Roman"/>
          <w:noProof/>
          <w:szCs w:val="21"/>
        </w:rPr>
        <w:lastRenderedPageBreak/>
        <mc:AlternateContent>
          <mc:Choice Requires="wps">
            <w:drawing>
              <wp:anchor distT="0" distB="0" distL="114300" distR="114300" simplePos="0" relativeHeight="251657728" behindDoc="0" locked="0" layoutInCell="1" allowOverlap="1" wp14:anchorId="6F596401" wp14:editId="074B48D9">
                <wp:simplePos x="0" y="0"/>
                <wp:positionH relativeFrom="column">
                  <wp:posOffset>72390</wp:posOffset>
                </wp:positionH>
                <wp:positionV relativeFrom="paragraph">
                  <wp:posOffset>1786890</wp:posOffset>
                </wp:positionV>
                <wp:extent cx="462915" cy="304800"/>
                <wp:effectExtent l="5715" t="5715" r="7620" b="3810"/>
                <wp:wrapNone/>
                <wp:docPr id="50"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B8F82A" w14:textId="77777777" w:rsidR="003A01E3" w:rsidRDefault="003A01E3">
                            <w:pPr>
                              <w:rPr>
                                <w:b/>
                              </w:rPr>
                            </w:pPr>
                            <w:r>
                              <w:rPr>
                                <w:rFonts w:hint="eastAsia"/>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96401" id="Text Box 108" o:spid="_x0000_s1034" type="#_x0000_t202" style="position:absolute;left:0;text-align:left;margin-left:5.7pt;margin-top:140.7pt;width:36.45pt;height: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" stroked="f">
                <v:fill opacity="0"/>
                <v:textbox>
                  <w:txbxContent>
                    <w:p w14:paraId="73B8F82A" w14:textId="77777777" w:rsidR="003A01E3" w:rsidRDefault="003A01E3">
                      <w:pPr>
                        <w:rPr>
                          <w:b/>
                        </w:rPr>
                      </w:pPr>
                      <w:r>
                        <w:rPr>
                          <w:rFonts w:hint="eastAsia"/>
                          <w:b/>
                        </w:rPr>
                        <w:t>(a)</w:t>
                      </w:r>
                    </w:p>
                  </w:txbxContent>
                </v:textbox>
              </v:shape>
            </w:pict>
          </mc:Fallback>
        </mc:AlternateContent>
      </w:r>
      <w:r>
        <w:rPr>
          <w:noProof/>
        </w:rPr>
        <w:drawing>
          <wp:inline distT="0" distB="0" distL="0" distR="0" wp14:anchorId="535E75FE" wp14:editId="79377B06">
            <wp:extent cx="5276850" cy="3552825"/>
            <wp:effectExtent l="0" t="0" r="0" b="0"/>
            <wp:docPr id="3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3552825"/>
                    </a:xfrm>
                    <a:prstGeom prst="rect">
                      <a:avLst/>
                    </a:prstGeom>
                    <a:noFill/>
                    <a:ln>
                      <a:noFill/>
                    </a:ln>
                  </pic:spPr>
                </pic:pic>
              </a:graphicData>
            </a:graphic>
          </wp:inline>
        </w:drawing>
      </w:r>
    </w:p>
    <w:p w14:paraId="5662C370" w14:textId="1E8CDDE7" w:rsidR="00863C10" w:rsidRDefault="000E7D76">
      <w:pPr>
        <w:autoSpaceDE w:val="0"/>
        <w:autoSpaceDN w:val="0"/>
        <w:adjustRightInd w:val="0"/>
        <w:jc w:val="center"/>
      </w:pPr>
      <w:r>
        <w:rPr>
          <w:rFonts w:ascii="Times New Roman" w:hAnsi="Times New Roman"/>
          <w:noProof/>
          <w:szCs w:val="21"/>
        </w:rPr>
        <mc:AlternateContent>
          <mc:Choice Requires="wps">
            <w:drawing>
              <wp:anchor distT="0" distB="0" distL="114300" distR="114300" simplePos="0" relativeHeight="251658752" behindDoc="0" locked="0" layoutInCell="1" allowOverlap="1" wp14:anchorId="69E18662" wp14:editId="24DF1DF4">
                <wp:simplePos x="0" y="0"/>
                <wp:positionH relativeFrom="column">
                  <wp:posOffset>72390</wp:posOffset>
                </wp:positionH>
                <wp:positionV relativeFrom="paragraph">
                  <wp:posOffset>1786890</wp:posOffset>
                </wp:positionV>
                <wp:extent cx="462915" cy="304800"/>
                <wp:effectExtent l="5715" t="0" r="7620" b="0"/>
                <wp:wrapNone/>
                <wp:docPr id="21"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95779D" w14:textId="77777777" w:rsidR="003A01E3" w:rsidRDefault="003A01E3">
                            <w:pPr>
                              <w:rPr>
                                <w:b/>
                              </w:rPr>
                            </w:pPr>
                            <w:r>
                              <w:rPr>
                                <w:rFonts w:hint="eastAsia"/>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18662" id="Text Box 110" o:spid="_x0000_s1035" type="#_x0000_t202" style="position:absolute;left:0;text-align:left;margin-left:5.7pt;margin-top:140.7pt;width:36.45pt;height:2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" stroked="f">
                <v:fill opacity="0"/>
                <v:textbox>
                  <w:txbxContent>
                    <w:p w14:paraId="4195779D" w14:textId="77777777" w:rsidR="003A01E3" w:rsidRDefault="003A01E3">
                      <w:pPr>
                        <w:rPr>
                          <w:b/>
                        </w:rPr>
                      </w:pPr>
                      <w:r>
                        <w:rPr>
                          <w:rFonts w:hint="eastAsia"/>
                          <w:b/>
                        </w:rPr>
                        <w:t>(b)</w:t>
                      </w:r>
                    </w:p>
                  </w:txbxContent>
                </v:textbox>
              </v:shape>
            </w:pict>
          </mc:Fallback>
        </mc:AlternateContent>
      </w:r>
      <w:r>
        <w:rPr>
          <w:noProof/>
        </w:rPr>
        <w:drawing>
          <wp:inline distT="0" distB="0" distL="0" distR="0" wp14:anchorId="0BED5A23" wp14:editId="044AC85A">
            <wp:extent cx="5276850" cy="3552825"/>
            <wp:effectExtent l="0" t="0" r="0" b="0"/>
            <wp:docPr id="39"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3552825"/>
                    </a:xfrm>
                    <a:prstGeom prst="rect">
                      <a:avLst/>
                    </a:prstGeom>
                    <a:noFill/>
                    <a:ln>
                      <a:noFill/>
                    </a:ln>
                  </pic:spPr>
                </pic:pic>
              </a:graphicData>
            </a:graphic>
          </wp:inline>
        </w:drawing>
      </w:r>
    </w:p>
    <w:p w14:paraId="25F076D5" w14:textId="77777777" w:rsidR="00863C10" w:rsidRDefault="00444897">
      <w:pPr>
        <w:autoSpaceDE w:val="0"/>
        <w:autoSpaceDN w:val="0"/>
        <w:adjustRightInd w:val="0"/>
        <w:jc w:val="center"/>
        <w:rPr>
          <w:rFonts w:ascii="Times New Roman" w:hAnsi="Times New Roman"/>
          <w:b/>
          <w:sz w:val="22"/>
          <w:szCs w:val="21"/>
        </w:rPr>
      </w:pPr>
      <w:r>
        <w:rPr>
          <w:rFonts w:ascii="Times New Roman" w:hAnsi="Times New Roman"/>
          <w:b/>
          <w:sz w:val="22"/>
          <w:szCs w:val="21"/>
        </w:rPr>
        <w:t xml:space="preserve">Figure </w:t>
      </w:r>
      <w:r>
        <w:rPr>
          <w:rFonts w:ascii="Times New Roman" w:hAnsi="Times New Roman" w:hint="eastAsia"/>
          <w:b/>
          <w:sz w:val="22"/>
          <w:szCs w:val="21"/>
        </w:rPr>
        <w:t>6</w:t>
      </w:r>
      <w:r>
        <w:rPr>
          <w:rFonts w:ascii="Times New Roman" w:hAnsi="Times New Roman"/>
          <w:b/>
          <w:sz w:val="22"/>
          <w:szCs w:val="21"/>
        </w:rPr>
        <w:t>.</w:t>
      </w:r>
      <w:r>
        <w:rPr>
          <w:rFonts w:ascii="Times New Roman" w:hAnsi="Times New Roman" w:hint="eastAsia"/>
          <w:b/>
          <w:sz w:val="22"/>
          <w:szCs w:val="21"/>
        </w:rPr>
        <w:t xml:space="preserve"> The reconstructed images, PSNR over iteration and error-maps of the DLMRI and proposed method GLMRI for the simulated phantomat R=6.The error-maps are multiplied by a factor of 5 for better visualization. (a) The reconstructed results for Cartesian sampling. (b) The reconstructed results for 2D random sampling.</w:t>
      </w:r>
    </w:p>
    <w:p w14:paraId="150B8660" w14:textId="77777777" w:rsidR="00863C10" w:rsidRDefault="00863C10">
      <w:pPr>
        <w:autoSpaceDE w:val="0"/>
        <w:autoSpaceDN w:val="0"/>
        <w:adjustRightInd w:val="0"/>
        <w:jc w:val="center"/>
      </w:pPr>
    </w:p>
    <w:p w14:paraId="762EBECE" w14:textId="77777777" w:rsidR="00863C10" w:rsidRDefault="00444897">
      <w:pPr>
        <w:autoSpaceDE w:val="0"/>
        <w:autoSpaceDN w:val="0"/>
        <w:adjustRightInd w:val="0"/>
        <w:spacing w:line="360" w:lineRule="auto"/>
        <w:jc w:val="left"/>
        <w:rPr>
          <w:rFonts w:ascii="Times New Roman" w:hAnsi="Times New Roman"/>
          <w:szCs w:val="24"/>
        </w:rPr>
      </w:pPr>
      <w:r>
        <w:rPr>
          <w:rFonts w:ascii="Times New Roman" w:hAnsi="Times New Roman" w:hint="eastAsia"/>
          <w:b/>
          <w:i/>
          <w:szCs w:val="24"/>
        </w:rPr>
        <w:t>Comparison of performance in PSNR view under different reduction factor</w:t>
      </w:r>
    </w:p>
    <w:p w14:paraId="7A5ACBEF" w14:textId="77777777" w:rsidR="00863C10" w:rsidRDefault="00444897">
      <w:pPr>
        <w:autoSpaceDE w:val="0"/>
        <w:autoSpaceDN w:val="0"/>
        <w:adjustRightInd w:val="0"/>
        <w:spacing w:line="360" w:lineRule="auto"/>
        <w:rPr>
          <w:rFonts w:ascii="Times New Roman" w:hAnsi="Times New Roman"/>
          <w:szCs w:val="24"/>
        </w:rPr>
      </w:pPr>
      <w:r>
        <w:rPr>
          <w:rFonts w:ascii="Times New Roman" w:hAnsi="Times New Roman" w:hint="eastAsia"/>
          <w:szCs w:val="24"/>
        </w:rPr>
        <w:t xml:space="preserve">The PSNR of the </w:t>
      </w:r>
      <w:r>
        <w:rPr>
          <w:rFonts w:ascii="Times New Roman" w:hAnsi="Times New Roman"/>
          <w:szCs w:val="24"/>
        </w:rPr>
        <w:t>reconstructed</w:t>
      </w:r>
      <w:r>
        <w:rPr>
          <w:rFonts w:ascii="Times New Roman" w:hAnsi="Times New Roman" w:hint="eastAsia"/>
          <w:szCs w:val="24"/>
        </w:rPr>
        <w:t xml:space="preserve"> images by DLMRI and proposed method are recorded </w:t>
      </w:r>
      <w:r>
        <w:rPr>
          <w:rFonts w:ascii="Times New Roman" w:hAnsi="Times New Roman" w:hint="eastAsia"/>
          <w:szCs w:val="24"/>
        </w:rPr>
        <w:lastRenderedPageBreak/>
        <w:t xml:space="preserve">with respect to different reduction factors. The blue lines represent proposed method, while red lines denote the proposed method. The results of above datasets are shown as Fig.7, Fig8, Fig9 and Fig.10 respectively. As these figures illustrated, the proposed method </w:t>
      </w:r>
      <w:r>
        <w:rPr>
          <w:rFonts w:ascii="Times New Roman" w:hAnsi="Times New Roman"/>
          <w:szCs w:val="24"/>
        </w:rPr>
        <w:t>provides</w:t>
      </w:r>
      <w:r>
        <w:rPr>
          <w:rFonts w:ascii="Times New Roman" w:hAnsi="Times New Roman" w:hint="eastAsia"/>
          <w:szCs w:val="24"/>
        </w:rPr>
        <w:t>higher PSNR than DLMRI in the figures and the improvement in quality is about 1 to 5 dB.</w:t>
      </w:r>
    </w:p>
    <w:p w14:paraId="084E8DA2" w14:textId="77777777" w:rsidR="00863C10" w:rsidRDefault="00444897">
      <w:pPr>
        <w:autoSpaceDE w:val="0"/>
        <w:autoSpaceDN w:val="0"/>
        <w:adjustRightInd w:val="0"/>
        <w:spacing w:line="360" w:lineRule="auto"/>
        <w:rPr>
          <w:rFonts w:ascii="Times New Roman" w:hAnsi="Times New Roman"/>
          <w:szCs w:val="24"/>
        </w:rPr>
      </w:pPr>
      <w:r>
        <w:rPr>
          <w:rFonts w:ascii="Times New Roman" w:hAnsi="Times New Roman" w:hint="eastAsia"/>
          <w:szCs w:val="24"/>
        </w:rPr>
        <w:t>The proposed method, which captures both the patch-level and global sparse structures of an image, can faithfully reconstruct an outline of the image with a higher sampling ratio with the comparison of different anatomical images.</w:t>
      </w:r>
    </w:p>
    <w:p w14:paraId="489C326E" w14:textId="77777777" w:rsidR="00863C10" w:rsidRDefault="00444897">
      <w:pPr>
        <w:autoSpaceDE w:val="0"/>
        <w:autoSpaceDN w:val="0"/>
        <w:adjustRightInd w:val="0"/>
        <w:spacing w:line="360" w:lineRule="auto"/>
        <w:rPr>
          <w:rFonts w:ascii="Times New Roman" w:hAnsi="Times New Roman"/>
          <w:szCs w:val="24"/>
        </w:rPr>
      </w:pPr>
      <w:r>
        <w:rPr>
          <w:rFonts w:ascii="Times New Roman" w:hAnsi="Times New Roman" w:hint="eastAsia"/>
          <w:szCs w:val="24"/>
        </w:rPr>
        <w:t xml:space="preserve">As Fig.2 shows, the 2D random sampling provides a more stochastic performance than the Cartesian sampling, which can better conform to the CS theory. For the proposed method utilize CS theory captures the global sparse structures of an image, the proposed method under the 2D random sampling provides a higher PSNR than Cartesian at the same reduction factor comparing (a) and (b) of the same image case. </w:t>
      </w:r>
    </w:p>
    <w:p w14:paraId="2B4770BE" w14:textId="77777777" w:rsidR="00863C10" w:rsidRDefault="00444897">
      <w:pPr>
        <w:autoSpaceDE w:val="0"/>
        <w:autoSpaceDN w:val="0"/>
        <w:adjustRightInd w:val="0"/>
        <w:spacing w:line="360" w:lineRule="auto"/>
        <w:rPr>
          <w:rFonts w:ascii="Times New Roman" w:hAnsi="Times New Roman"/>
          <w:szCs w:val="24"/>
        </w:rPr>
      </w:pPr>
      <w:r>
        <w:rPr>
          <w:rFonts w:ascii="Times New Roman" w:hAnsi="Times New Roman" w:hint="eastAsia"/>
          <w:szCs w:val="24"/>
        </w:rPr>
        <w:t>From a comparison of the two sampling patterns, it appears that the proposed method can be quite effective compared with the Cartesian sampling.</w:t>
      </w:r>
    </w:p>
    <w:p w14:paraId="6EBCE723" w14:textId="77777777" w:rsidR="00863C10" w:rsidRDefault="00863C10">
      <w:pPr>
        <w:autoSpaceDE w:val="0"/>
        <w:autoSpaceDN w:val="0"/>
        <w:adjustRightInd w:val="0"/>
        <w:spacing w:line="360" w:lineRule="auto"/>
      </w:pPr>
    </w:p>
    <w:p w14:paraId="5FFC19CE" w14:textId="64B38FF2" w:rsidR="00863C10" w:rsidRDefault="000E7D76">
      <w:r>
        <w:rPr>
          <w:noProof/>
        </w:rPr>
        <mc:AlternateContent>
          <mc:Choice Requires="wpg">
            <w:drawing>
              <wp:anchor distT="0" distB="0" distL="114300" distR="114300" simplePos="0" relativeHeight="251660800" behindDoc="0" locked="0" layoutInCell="1" allowOverlap="1" wp14:anchorId="2BA79FD9" wp14:editId="564D0B33">
                <wp:simplePos x="0" y="0"/>
                <wp:positionH relativeFrom="column">
                  <wp:posOffset>339090</wp:posOffset>
                </wp:positionH>
                <wp:positionV relativeFrom="paragraph">
                  <wp:posOffset>1318260</wp:posOffset>
                </wp:positionV>
                <wp:extent cx="3014980" cy="335915"/>
                <wp:effectExtent l="5715" t="5715" r="8255" b="1270"/>
                <wp:wrapNone/>
                <wp:docPr id="18"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4980" cy="335915"/>
                          <a:chOff x="2454" y="9372"/>
                          <a:chExt cx="4748" cy="510"/>
                        </a:xfrm>
                      </wpg:grpSpPr>
                      <wps:wsp>
                        <wps:cNvPr id="19" name="Text Box 113"/>
                        <wps:cNvSpPr txBox="1">
                          <a:spLocks noChangeArrowheads="1"/>
                        </wps:cNvSpPr>
                        <wps:spPr bwMode="auto">
                          <a:xfrm>
                            <a:off x="2454" y="9402"/>
                            <a:ext cx="729" cy="4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D4C6CB" w14:textId="77777777" w:rsidR="003A01E3" w:rsidRDefault="003A01E3">
                              <w:pPr>
                                <w:rPr>
                                  <w:b/>
                                </w:rPr>
                              </w:pPr>
                              <w:r>
                                <w:rPr>
                                  <w:rFonts w:hint="eastAsia"/>
                                  <w:b/>
                                </w:rPr>
                                <w:t>(a)</w:t>
                              </w:r>
                            </w:p>
                          </w:txbxContent>
                        </wps:txbx>
                        <wps:bodyPr rot="0" vert="horz" wrap="square" lIns="91440" tIns="45720" rIns="91440" bIns="45720" anchor="t" anchorCtr="0" upright="1">
                          <a:noAutofit/>
                        </wps:bodyPr>
                      </wps:wsp>
                      <wps:wsp>
                        <wps:cNvPr id="20" name="Text Box 114"/>
                        <wps:cNvSpPr txBox="1">
                          <a:spLocks noChangeArrowheads="1"/>
                        </wps:cNvSpPr>
                        <wps:spPr bwMode="auto">
                          <a:xfrm>
                            <a:off x="6474" y="9372"/>
                            <a:ext cx="729" cy="4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8889D" w14:textId="77777777" w:rsidR="003A01E3" w:rsidRDefault="003A01E3">
                              <w:pPr>
                                <w:rPr>
                                  <w:b/>
                                </w:rPr>
                              </w:pPr>
                              <w:r>
                                <w:rPr>
                                  <w:rFonts w:hint="eastAsia"/>
                                  <w:b/>
                                </w:rPr>
                                <w:t>(b)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A79FD9" id="Group 112" o:spid="_x0000_s1036" style="position:absolute;left:0;text-align:left;margin-left:26.7pt;margin-top:103.8pt;width:237.4pt;height:26.45pt;z-index:251660800" coordorigin="2454,9372" coordsize="474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">
                <v:shape id="Text Box 113" o:spid="_x0000_s1037" type="#_x0000_t202" style="position:absolute;left:2454;top:9402;width:729;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WcMA&#10;AADbAAAADwAAAGRycy9kb3ducmV2LnhtbESPQYvCMBCF7wv+hzCCF9FUD0u3GkVEQUEXtup9bMa2&#10;2kxKE7X7782CsLcZ3pv3vZnOW1OJBzWutKxgNIxAEGdWl5wrOB7WgxiE88gaK8uk4JcczGedjykm&#10;2j75hx6pz0UIYZeggsL7OpHSZQUZdENbEwftYhuDPqxNLnWDzxBuKjmOok9psORAKLCmZUHZLb2b&#10;wF21cX0675bXbdo/X8ffXO5jVqrXbRcTEJ5a/29+X290qP8F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2hWcMAAADbAAAADwAAAAAAAAAAAAAAAACYAgAAZHJzL2Rv&#10;d25yZXYueG1sUEsFBgAAAAAEAAQA9QAAAIgDAAAAAA==&#10;" stroked="f">
                  <v:fill opacity="0"/>
                  <v:textbox>
                    <w:txbxContent>
                      <w:p w14:paraId="7ED4C6CB" w14:textId="77777777" w:rsidR="003A01E3" w:rsidRDefault="003A01E3">
                        <w:pPr>
                          <w:rPr>
                            <w:b/>
                          </w:rPr>
                        </w:pPr>
                        <w:r>
                          <w:rPr>
                            <w:rFonts w:hint="eastAsia"/>
                            <w:b/>
                          </w:rPr>
                          <w:t>(a)</w:t>
                        </w:r>
                      </w:p>
                    </w:txbxContent>
                  </v:textbox>
                </v:shape>
                <v:shape id="Text Box 114" o:spid="_x0000_s1038" type="#_x0000_t202" style="position:absolute;left:6474;top:9372;width:729;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ecEA&#10;AADbAAAADwAAAGRycy9kb3ducmV2LnhtbERPTWvCQBC9F/wPywi9FN00hxKiq4goVKiFpvU+Zsck&#10;mp0N2VXjv+8cCj0+3vd8ObhW3agPjWcDr9MEFHHpbcOVgZ/v7SQDFSKyxdYzGXhQgOVi9DTH3Po7&#10;f9GtiJWSEA45Gqhj7HKtQ1mTwzD1HbFwJ987jAL7Stse7xLuWp0myZt22LA01NjRuqbyUlyd9G6G&#10;rDscP9bnXfFyPKef3OwzNuZ5PKxmoCIN8V/85363BlJZL1/kB+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rwnnBAAAA2wAAAA8AAAAAAAAAAAAAAAAAmAIAAGRycy9kb3du&#10;cmV2LnhtbFBLBQYAAAAABAAEAPUAAACGAwAAAAA=&#10;" stroked="f">
                  <v:fill opacity="0"/>
                  <v:textbox>
                    <w:txbxContent>
                      <w:p w14:paraId="4F08889D" w14:textId="77777777" w:rsidR="003A01E3" w:rsidRDefault="003A01E3">
                        <w:pPr>
                          <w:rPr>
                            <w:b/>
                          </w:rPr>
                        </w:pPr>
                        <w:r>
                          <w:rPr>
                            <w:rFonts w:hint="eastAsia"/>
                            <w:b/>
                          </w:rPr>
                          <w:t>(b)</w:t>
                        </w:r>
                      </w:p>
                    </w:txbxContent>
                  </v:textbox>
                </v:shape>
              </v:group>
            </w:pict>
          </mc:Fallback>
        </mc:AlternateContent>
      </w:r>
      <w:r>
        <w:rPr>
          <w:noProof/>
        </w:rPr>
        <w:drawing>
          <wp:inline distT="0" distB="0" distL="0" distR="0" wp14:anchorId="58AC04F9" wp14:editId="3D84CDEE">
            <wp:extent cx="2562225" cy="1914525"/>
            <wp:effectExtent l="0" t="0" r="0" b="0"/>
            <wp:docPr id="40"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2225" cy="1914525"/>
                    </a:xfrm>
                    <a:prstGeom prst="rect">
                      <a:avLst/>
                    </a:prstGeom>
                    <a:noFill/>
                    <a:ln>
                      <a:noFill/>
                    </a:ln>
                  </pic:spPr>
                </pic:pic>
              </a:graphicData>
            </a:graphic>
          </wp:inline>
        </w:drawing>
      </w:r>
      <w:r>
        <w:rPr>
          <w:noProof/>
        </w:rPr>
        <w:drawing>
          <wp:inline distT="0" distB="0" distL="0" distR="0" wp14:anchorId="5A47A6B0" wp14:editId="5B4110FF">
            <wp:extent cx="2562225" cy="1914525"/>
            <wp:effectExtent l="0" t="0" r="0" b="0"/>
            <wp:docPr id="4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2225" cy="1914525"/>
                    </a:xfrm>
                    <a:prstGeom prst="rect">
                      <a:avLst/>
                    </a:prstGeom>
                    <a:noFill/>
                    <a:ln>
                      <a:noFill/>
                    </a:ln>
                  </pic:spPr>
                </pic:pic>
              </a:graphicData>
            </a:graphic>
          </wp:inline>
        </w:drawing>
      </w:r>
    </w:p>
    <w:p w14:paraId="6576E9D9" w14:textId="77777777" w:rsidR="00863C10" w:rsidRDefault="00863C10">
      <w:pPr>
        <w:autoSpaceDE w:val="0"/>
        <w:autoSpaceDN w:val="0"/>
        <w:adjustRightInd w:val="0"/>
        <w:spacing w:line="360" w:lineRule="auto"/>
        <w:jc w:val="center"/>
      </w:pPr>
    </w:p>
    <w:p w14:paraId="1DF606E5" w14:textId="77777777" w:rsidR="00863C10" w:rsidRDefault="00863C10">
      <w:pPr>
        <w:autoSpaceDE w:val="0"/>
        <w:autoSpaceDN w:val="0"/>
        <w:adjustRightInd w:val="0"/>
        <w:spacing w:line="360" w:lineRule="auto"/>
        <w:jc w:val="left"/>
      </w:pPr>
    </w:p>
    <w:p w14:paraId="02734999" w14:textId="77777777" w:rsidR="00863C10" w:rsidRDefault="00444897">
      <w:pPr>
        <w:autoSpaceDE w:val="0"/>
        <w:autoSpaceDN w:val="0"/>
        <w:adjustRightInd w:val="0"/>
        <w:jc w:val="center"/>
        <w:rPr>
          <w:rFonts w:ascii="Times New Roman" w:hAnsi="Times New Roman"/>
          <w:b/>
          <w:sz w:val="22"/>
          <w:szCs w:val="21"/>
        </w:rPr>
      </w:pPr>
      <w:r>
        <w:rPr>
          <w:rFonts w:ascii="Times New Roman" w:hAnsi="Times New Roman"/>
          <w:b/>
          <w:sz w:val="22"/>
          <w:szCs w:val="21"/>
        </w:rPr>
        <w:t xml:space="preserve">Figure </w:t>
      </w:r>
      <w:r>
        <w:rPr>
          <w:rFonts w:ascii="Times New Roman" w:hAnsi="Times New Roman" w:hint="eastAsia"/>
          <w:b/>
          <w:sz w:val="22"/>
          <w:szCs w:val="21"/>
        </w:rPr>
        <w:t>7</w:t>
      </w:r>
      <w:r>
        <w:rPr>
          <w:rFonts w:ascii="Times New Roman" w:hAnsi="Times New Roman"/>
          <w:b/>
          <w:sz w:val="22"/>
          <w:szCs w:val="21"/>
        </w:rPr>
        <w:t>.</w:t>
      </w:r>
      <w:r>
        <w:rPr>
          <w:rFonts w:ascii="Times New Roman" w:hAnsi="Times New Roman" w:hint="eastAsia"/>
          <w:b/>
          <w:sz w:val="22"/>
          <w:szCs w:val="21"/>
        </w:rPr>
        <w:t xml:space="preserve"> Performance comparison(PSNR) between DLMRI and proposed method  with different reduction factors for brain MRI. (a) with Cartesian sampling. (b) with 2D random sampling</w:t>
      </w:r>
    </w:p>
    <w:p w14:paraId="1BDB3439" w14:textId="431BE2AA" w:rsidR="00863C10" w:rsidRDefault="000E7D76">
      <w:r>
        <w:rPr>
          <w:noProof/>
        </w:rPr>
        <w:lastRenderedPageBreak/>
        <w:drawing>
          <wp:inline distT="0" distB="0" distL="0" distR="0" wp14:anchorId="09D28CCD" wp14:editId="20454285">
            <wp:extent cx="2562225" cy="1914525"/>
            <wp:effectExtent l="0" t="0" r="0" b="0"/>
            <wp:docPr id="42"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2225" cy="1914525"/>
                    </a:xfrm>
                    <a:prstGeom prst="rect">
                      <a:avLst/>
                    </a:prstGeom>
                    <a:noFill/>
                    <a:ln>
                      <a:noFill/>
                    </a:ln>
                  </pic:spPr>
                </pic:pic>
              </a:graphicData>
            </a:graphic>
          </wp:inline>
        </w:drawing>
      </w:r>
      <w:r>
        <w:rPr>
          <w:noProof/>
        </w:rPr>
        <w:drawing>
          <wp:inline distT="0" distB="0" distL="0" distR="0" wp14:anchorId="6D70464C" wp14:editId="0031FD71">
            <wp:extent cx="2562225" cy="1914525"/>
            <wp:effectExtent l="0" t="0" r="0" b="0"/>
            <wp:docPr id="43"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2225" cy="1914525"/>
                    </a:xfrm>
                    <a:prstGeom prst="rect">
                      <a:avLst/>
                    </a:prstGeom>
                    <a:noFill/>
                    <a:ln>
                      <a:noFill/>
                    </a:ln>
                  </pic:spPr>
                </pic:pic>
              </a:graphicData>
            </a:graphic>
          </wp:inline>
        </w:drawing>
      </w:r>
      <w:r>
        <w:rPr>
          <w:noProof/>
        </w:rPr>
        <mc:AlternateContent>
          <mc:Choice Requires="wpg">
            <w:drawing>
              <wp:anchor distT="0" distB="0" distL="114300" distR="114300" simplePos="0" relativeHeight="251659776" behindDoc="0" locked="0" layoutInCell="1" allowOverlap="1" wp14:anchorId="0745C9CC" wp14:editId="39606BFF">
                <wp:simplePos x="0" y="0"/>
                <wp:positionH relativeFrom="column">
                  <wp:posOffset>339090</wp:posOffset>
                </wp:positionH>
                <wp:positionV relativeFrom="paragraph">
                  <wp:posOffset>1318260</wp:posOffset>
                </wp:positionV>
                <wp:extent cx="3014980" cy="335915"/>
                <wp:effectExtent l="5715" t="3810" r="8255" b="3175"/>
                <wp:wrapNone/>
                <wp:docPr id="13" name="组合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4980" cy="335915"/>
                          <a:chOff x="2454" y="9372"/>
                          <a:chExt cx="4748" cy="510"/>
                        </a:xfrm>
                      </wpg:grpSpPr>
                      <wps:wsp>
                        <wps:cNvPr id="14" name="Text Box 120"/>
                        <wps:cNvSpPr txBox="1">
                          <a:spLocks noChangeArrowheads="1"/>
                        </wps:cNvSpPr>
                        <wps:spPr bwMode="auto">
                          <a:xfrm>
                            <a:off x="2454" y="9402"/>
                            <a:ext cx="729" cy="4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7803E" w14:textId="77777777" w:rsidR="003A01E3" w:rsidRDefault="003A01E3">
                              <w:pPr>
                                <w:rPr>
                                  <w:b/>
                                </w:rPr>
                              </w:pPr>
                              <w:r>
                                <w:rPr>
                                  <w:rFonts w:hint="eastAsia"/>
                                  <w:b/>
                                </w:rPr>
                                <w:t>(a)</w:t>
                              </w:r>
                            </w:p>
                          </w:txbxContent>
                        </wps:txbx>
                        <wps:bodyPr rot="0" vert="horz" wrap="square" lIns="91440" tIns="45720" rIns="91440" bIns="45720" anchor="t" anchorCtr="0" upright="1">
                          <a:noAutofit/>
                        </wps:bodyPr>
                      </wps:wsp>
                      <wps:wsp>
                        <wps:cNvPr id="15" name="Text Box 121"/>
                        <wps:cNvSpPr txBox="1">
                          <a:spLocks noChangeArrowheads="1"/>
                        </wps:cNvSpPr>
                        <wps:spPr bwMode="auto">
                          <a:xfrm>
                            <a:off x="6474" y="9372"/>
                            <a:ext cx="729" cy="4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CDB17" w14:textId="77777777" w:rsidR="003A01E3" w:rsidRDefault="003A01E3">
                              <w:pPr>
                                <w:rPr>
                                  <w:b/>
                                </w:rPr>
                              </w:pPr>
                              <w:r>
                                <w:rPr>
                                  <w:rFonts w:hint="eastAsia"/>
                                  <w:b/>
                                </w:rPr>
                                <w:t>(b)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45C9CC" id="组合 235" o:spid="_x0000_s1039" style="position:absolute;left:0;text-align:left;margin-left:26.7pt;margin-top:103.8pt;width:237.4pt;height:26.45pt;z-index:251659776" coordorigin="2454,9372" coordsize="474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">
                <v:shape id="Text Box 120" o:spid="_x0000_s1040" type="#_x0000_t202" style="position:absolute;left:2454;top:9402;width:729;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x8MA&#10;AADbAAAADwAAAGRycy9kb3ducmV2LnhtbESPQYvCMBCF7wv+hzCCl0VTZZFSjSKioKALW/U+NmNb&#10;bSalidr992ZB2NsM78373kznranEgxpXWlYwHEQgiDOrS84VHA/rfgzCeWSNlWVS8EsO5rPOxxQT&#10;bZ/8Q4/U5yKEsEtQQeF9nUjpsoIMuoGtiYN2sY1BH9Yml7rBZwg3lRxF0VgaLDkQCqxpWVB2S+8m&#10;cFdtXJ/Ou+V1m36er6NvLvcxK9XrtosJCE+t/ze/rzc61P+Cv1/CAH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Ox8MAAADbAAAADwAAAAAAAAAAAAAAAACYAgAAZHJzL2Rv&#10;d25yZXYueG1sUEsFBgAAAAAEAAQA9QAAAIgDAAAAAA==&#10;" stroked="f">
                  <v:fill opacity="0"/>
                  <v:textbox>
                    <w:txbxContent>
                      <w:p w14:paraId="3377803E" w14:textId="77777777" w:rsidR="003A01E3" w:rsidRDefault="003A01E3">
                        <w:pPr>
                          <w:rPr>
                            <w:b/>
                          </w:rPr>
                        </w:pPr>
                        <w:r>
                          <w:rPr>
                            <w:rFonts w:hint="eastAsia"/>
                            <w:b/>
                          </w:rPr>
                          <w:t>(a)</w:t>
                        </w:r>
                      </w:p>
                    </w:txbxContent>
                  </v:textbox>
                </v:shape>
                <v:shape id="Text Box 121" o:spid="_x0000_s1041" type="#_x0000_t202" style="position:absolute;left:6474;top:9372;width:729;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rXMMA&#10;AADbAAAADwAAAGRycy9kb3ducmV2LnhtbESPQYvCMBCF7wv+hzCCl0VThZVSjSKioKALW/U+NmNb&#10;bSalidr992ZB2NsM78373kznranEgxpXWlYwHEQgiDOrS84VHA/rfgzCeWSNlWVS8EsO5rPOxxQT&#10;bZ/8Q4/U5yKEsEtQQeF9nUjpsoIMuoGtiYN2sY1BH9Yml7rBZwg3lRxF0VgaLDkQCqxpWVB2S+8m&#10;cFdtXJ/Ou+V1m36er6NvLvcxK9XrtosJCE+t/ze/rzc61P+Cv1/CAH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CrXMMAAADbAAAADwAAAAAAAAAAAAAAAACYAgAAZHJzL2Rv&#10;d25yZXYueG1sUEsFBgAAAAAEAAQA9QAAAIgDAAAAAA==&#10;" stroked="f">
                  <v:fill opacity="0"/>
                  <v:textbox>
                    <w:txbxContent>
                      <w:p w14:paraId="5A8CDB17" w14:textId="77777777" w:rsidR="003A01E3" w:rsidRDefault="003A01E3">
                        <w:pPr>
                          <w:rPr>
                            <w:b/>
                          </w:rPr>
                        </w:pPr>
                        <w:r>
                          <w:rPr>
                            <w:rFonts w:hint="eastAsia"/>
                            <w:b/>
                          </w:rPr>
                          <w:t>(b)</w:t>
                        </w:r>
                      </w:p>
                    </w:txbxContent>
                  </v:textbox>
                </v:shape>
              </v:group>
            </w:pict>
          </mc:Fallback>
        </mc:AlternateContent>
      </w:r>
    </w:p>
    <w:p w14:paraId="436F26AE" w14:textId="77777777" w:rsidR="00863C10" w:rsidRDefault="00863C10">
      <w:pPr>
        <w:autoSpaceDE w:val="0"/>
        <w:autoSpaceDN w:val="0"/>
        <w:adjustRightInd w:val="0"/>
        <w:jc w:val="center"/>
        <w:rPr>
          <w:rFonts w:ascii="Times New Roman" w:hAnsi="Times New Roman"/>
          <w:b/>
          <w:sz w:val="22"/>
          <w:szCs w:val="21"/>
        </w:rPr>
      </w:pPr>
    </w:p>
    <w:p w14:paraId="1A2BC5FE" w14:textId="77777777" w:rsidR="00863C10" w:rsidRDefault="00863C10">
      <w:pPr>
        <w:autoSpaceDE w:val="0"/>
        <w:autoSpaceDN w:val="0"/>
        <w:adjustRightInd w:val="0"/>
        <w:jc w:val="center"/>
      </w:pPr>
    </w:p>
    <w:p w14:paraId="1C576084" w14:textId="77777777" w:rsidR="00863C10" w:rsidRDefault="00444897">
      <w:pPr>
        <w:autoSpaceDE w:val="0"/>
        <w:autoSpaceDN w:val="0"/>
        <w:adjustRightInd w:val="0"/>
        <w:jc w:val="center"/>
        <w:rPr>
          <w:rFonts w:ascii="Times New Roman" w:hAnsi="Times New Roman"/>
          <w:b/>
          <w:sz w:val="22"/>
          <w:szCs w:val="21"/>
        </w:rPr>
      </w:pPr>
      <w:r>
        <w:rPr>
          <w:rFonts w:ascii="Times New Roman" w:hAnsi="Times New Roman"/>
          <w:b/>
          <w:sz w:val="22"/>
          <w:szCs w:val="21"/>
        </w:rPr>
        <w:t xml:space="preserve">Figure </w:t>
      </w:r>
      <w:r>
        <w:rPr>
          <w:rFonts w:ascii="Times New Roman" w:hAnsi="Times New Roman" w:hint="eastAsia"/>
          <w:b/>
          <w:sz w:val="22"/>
          <w:szCs w:val="21"/>
        </w:rPr>
        <w:t>8</w:t>
      </w:r>
      <w:r>
        <w:rPr>
          <w:rFonts w:ascii="Times New Roman" w:hAnsi="Times New Roman"/>
          <w:b/>
          <w:sz w:val="22"/>
          <w:szCs w:val="21"/>
        </w:rPr>
        <w:t>.</w:t>
      </w:r>
      <w:r>
        <w:rPr>
          <w:rFonts w:ascii="Times New Roman" w:hAnsi="Times New Roman" w:hint="eastAsia"/>
          <w:b/>
          <w:sz w:val="22"/>
          <w:szCs w:val="21"/>
        </w:rPr>
        <w:t xml:space="preserve"> Performance comparison(PSNR) between DLMRI and proposed method  with different reduction factors for vessel MRI. (a) with Cartesian sampling. (b) with 2D random sampling</w:t>
      </w:r>
    </w:p>
    <w:p w14:paraId="5F1E671E" w14:textId="77777777" w:rsidR="00863C10" w:rsidRDefault="00863C10">
      <w:pPr>
        <w:autoSpaceDE w:val="0"/>
        <w:autoSpaceDN w:val="0"/>
        <w:adjustRightInd w:val="0"/>
        <w:jc w:val="center"/>
      </w:pPr>
    </w:p>
    <w:p w14:paraId="2C66C876" w14:textId="6D2DDCE6" w:rsidR="00863C10" w:rsidRDefault="000E7D76">
      <w:r>
        <w:rPr>
          <w:noProof/>
        </w:rPr>
        <mc:AlternateContent>
          <mc:Choice Requires="wpg">
            <w:drawing>
              <wp:anchor distT="0" distB="0" distL="114300" distR="114300" simplePos="0" relativeHeight="251661824" behindDoc="0" locked="0" layoutInCell="1" allowOverlap="1" wp14:anchorId="1B5B5813" wp14:editId="12875754">
                <wp:simplePos x="0" y="0"/>
                <wp:positionH relativeFrom="column">
                  <wp:posOffset>339090</wp:posOffset>
                </wp:positionH>
                <wp:positionV relativeFrom="paragraph">
                  <wp:posOffset>1308735</wp:posOffset>
                </wp:positionV>
                <wp:extent cx="3014980" cy="335915"/>
                <wp:effectExtent l="5715" t="1905" r="8255" b="5080"/>
                <wp:wrapNone/>
                <wp:docPr id="10"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4980" cy="335915"/>
                          <a:chOff x="2454" y="9372"/>
                          <a:chExt cx="4748" cy="510"/>
                        </a:xfrm>
                      </wpg:grpSpPr>
                      <wps:wsp>
                        <wps:cNvPr id="11" name="Text Box 123"/>
                        <wps:cNvSpPr txBox="1">
                          <a:spLocks noChangeArrowheads="1"/>
                        </wps:cNvSpPr>
                        <wps:spPr bwMode="auto">
                          <a:xfrm>
                            <a:off x="2454" y="9402"/>
                            <a:ext cx="729" cy="4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FBEE69" w14:textId="77777777" w:rsidR="003A01E3" w:rsidRDefault="003A01E3">
                              <w:pPr>
                                <w:rPr>
                                  <w:b/>
                                </w:rPr>
                              </w:pPr>
                              <w:r>
                                <w:rPr>
                                  <w:rFonts w:hint="eastAsia"/>
                                  <w:b/>
                                </w:rPr>
                                <w:t>(a)</w:t>
                              </w:r>
                            </w:p>
                          </w:txbxContent>
                        </wps:txbx>
                        <wps:bodyPr rot="0" vert="horz" wrap="square" lIns="91440" tIns="45720" rIns="91440" bIns="45720" anchor="t" anchorCtr="0" upright="1">
                          <a:noAutofit/>
                        </wps:bodyPr>
                      </wps:wsp>
                      <wps:wsp>
                        <wps:cNvPr id="12" name="Text Box 124"/>
                        <wps:cNvSpPr txBox="1">
                          <a:spLocks noChangeArrowheads="1"/>
                        </wps:cNvSpPr>
                        <wps:spPr bwMode="auto">
                          <a:xfrm>
                            <a:off x="6474" y="9372"/>
                            <a:ext cx="729" cy="4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335D54" w14:textId="77777777" w:rsidR="003A01E3" w:rsidRDefault="003A01E3">
                              <w:pPr>
                                <w:rPr>
                                  <w:b/>
                                </w:rPr>
                              </w:pPr>
                              <w:r>
                                <w:rPr>
                                  <w:rFonts w:hint="eastAsia"/>
                                  <w:b/>
                                </w:rPr>
                                <w:t>(b)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5B5813" id="Group 122" o:spid="_x0000_s1042" style="position:absolute;left:0;text-align:left;margin-left:26.7pt;margin-top:103.05pt;width:237.4pt;height:26.45pt;z-index:251661824" coordorigin="2454,9372" coordsize="474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">
                <v:shape id="Text Box 123" o:spid="_x0000_s1043" type="#_x0000_t202" style="position:absolute;left:2454;top:9402;width:729;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utX8QA&#10;AADbAAAADwAAAGRycy9kb3ducmV2LnhtbESPT2sCMRDF7wW/QxjBS9GsHmRZjVIWBQtW6La9j5vp&#10;/nEzCZtUt9/eCIXeZnhv3u/NejuYTlyp941lBfNZAoK4tLrhSsHnx36agvABWWNnmRT8koftZvS0&#10;xkzbG7/TtQiViCHsM1RQh+AyKX1Zk0E/s444at+2Nxji2ldS93iL4aaTiyRZSoMNR0KNjvKaykvx&#10;YyJ3N6Tu63zM29fi+dwuTty8pazUZDy8rEAEGsK/+e/6oGP9OTx+iQP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LrV/EAAAA2wAAAA8AAAAAAAAAAAAAAAAAmAIAAGRycy9k&#10;b3ducmV2LnhtbFBLBQYAAAAABAAEAPUAAACJAwAAAAA=&#10;" stroked="f">
                  <v:fill opacity="0"/>
                  <v:textbox>
                    <w:txbxContent>
                      <w:p w14:paraId="57FBEE69" w14:textId="77777777" w:rsidR="003A01E3" w:rsidRDefault="003A01E3">
                        <w:pPr>
                          <w:rPr>
                            <w:b/>
                          </w:rPr>
                        </w:pPr>
                        <w:r>
                          <w:rPr>
                            <w:rFonts w:hint="eastAsia"/>
                            <w:b/>
                          </w:rPr>
                          <w:t>(a)</w:t>
                        </w:r>
                      </w:p>
                    </w:txbxContent>
                  </v:textbox>
                </v:shape>
                <v:shape id="Text Box 124" o:spid="_x0000_s1044" type="#_x0000_t202" style="position:absolute;left:6474;top:9372;width:729;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kzKMUA&#10;AADbAAAADwAAAGRycy9kb3ducmV2LnhtbESPQWvCQBCF70L/wzKFXkQ3zaGENKtIUGihLRjtfZId&#10;k2h2NmS3Mf333YLgbYb35n1vsvVkOjHS4FrLCp6XEQjiyuqWawXHw26RgHAeWWNnmRT8koP16mGW&#10;Yartlfc0Fr4WIYRdigoa7/tUSlc1ZNAtbU8ctJMdDPqwDrXUA15DuOlkHEUv0mDLgdBgT3lD1aX4&#10;MYG7nZL+u/zIz+/FvDzHX9x+JqzU0+O0eQXhafJ38+36TYf6Mfz/Ega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TMoxQAAANsAAAAPAAAAAAAAAAAAAAAAAJgCAABkcnMv&#10;ZG93bnJldi54bWxQSwUGAAAAAAQABAD1AAAAigMAAAAA&#10;" stroked="f">
                  <v:fill opacity="0"/>
                  <v:textbox>
                    <w:txbxContent>
                      <w:p w14:paraId="5A335D54" w14:textId="77777777" w:rsidR="003A01E3" w:rsidRDefault="003A01E3">
                        <w:pPr>
                          <w:rPr>
                            <w:b/>
                          </w:rPr>
                        </w:pPr>
                        <w:r>
                          <w:rPr>
                            <w:rFonts w:hint="eastAsia"/>
                            <w:b/>
                          </w:rPr>
                          <w:t>(b)</w:t>
                        </w:r>
                      </w:p>
                    </w:txbxContent>
                  </v:textbox>
                </v:shape>
              </v:group>
            </w:pict>
          </mc:Fallback>
        </mc:AlternateContent>
      </w:r>
      <w:r>
        <w:rPr>
          <w:noProof/>
        </w:rPr>
        <w:drawing>
          <wp:inline distT="0" distB="0" distL="0" distR="0" wp14:anchorId="1A4E96E3" wp14:editId="0A08E020">
            <wp:extent cx="2562225" cy="1914525"/>
            <wp:effectExtent l="0" t="0" r="0" b="0"/>
            <wp:docPr id="44"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2225" cy="1914525"/>
                    </a:xfrm>
                    <a:prstGeom prst="rect">
                      <a:avLst/>
                    </a:prstGeom>
                    <a:noFill/>
                    <a:ln>
                      <a:noFill/>
                    </a:ln>
                  </pic:spPr>
                </pic:pic>
              </a:graphicData>
            </a:graphic>
          </wp:inline>
        </w:drawing>
      </w:r>
      <w:r>
        <w:rPr>
          <w:noProof/>
        </w:rPr>
        <w:drawing>
          <wp:inline distT="0" distB="0" distL="0" distR="0" wp14:anchorId="53FF4EF7" wp14:editId="69235A90">
            <wp:extent cx="2562225" cy="1914525"/>
            <wp:effectExtent l="0" t="0" r="0" b="0"/>
            <wp:docPr id="45"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2225" cy="1914525"/>
                    </a:xfrm>
                    <a:prstGeom prst="rect">
                      <a:avLst/>
                    </a:prstGeom>
                    <a:noFill/>
                    <a:ln>
                      <a:noFill/>
                    </a:ln>
                  </pic:spPr>
                </pic:pic>
              </a:graphicData>
            </a:graphic>
          </wp:inline>
        </w:drawing>
      </w:r>
    </w:p>
    <w:p w14:paraId="7E25132E" w14:textId="77777777" w:rsidR="00863C10" w:rsidRDefault="00863C10">
      <w:pPr>
        <w:autoSpaceDE w:val="0"/>
        <w:autoSpaceDN w:val="0"/>
        <w:adjustRightInd w:val="0"/>
        <w:jc w:val="center"/>
      </w:pPr>
    </w:p>
    <w:p w14:paraId="6F5DD461" w14:textId="77777777" w:rsidR="00863C10" w:rsidRDefault="00444897">
      <w:pPr>
        <w:autoSpaceDE w:val="0"/>
        <w:autoSpaceDN w:val="0"/>
        <w:adjustRightInd w:val="0"/>
        <w:jc w:val="center"/>
        <w:rPr>
          <w:rFonts w:ascii="Times New Roman" w:hAnsi="Times New Roman"/>
          <w:b/>
          <w:sz w:val="22"/>
          <w:szCs w:val="21"/>
        </w:rPr>
      </w:pPr>
      <w:r>
        <w:rPr>
          <w:rFonts w:ascii="Times New Roman" w:hAnsi="Times New Roman"/>
          <w:b/>
          <w:sz w:val="22"/>
          <w:szCs w:val="21"/>
        </w:rPr>
        <w:t xml:space="preserve">Figure </w:t>
      </w:r>
      <w:r>
        <w:rPr>
          <w:rFonts w:ascii="Times New Roman" w:hAnsi="Times New Roman" w:hint="eastAsia"/>
          <w:b/>
          <w:sz w:val="22"/>
          <w:szCs w:val="21"/>
        </w:rPr>
        <w:t>9</w:t>
      </w:r>
      <w:r>
        <w:rPr>
          <w:rFonts w:ascii="Times New Roman" w:hAnsi="Times New Roman"/>
          <w:b/>
          <w:sz w:val="22"/>
          <w:szCs w:val="21"/>
        </w:rPr>
        <w:t>.</w:t>
      </w:r>
      <w:r>
        <w:rPr>
          <w:rFonts w:ascii="Times New Roman" w:hAnsi="Times New Roman" w:hint="eastAsia"/>
          <w:b/>
          <w:sz w:val="22"/>
          <w:szCs w:val="21"/>
        </w:rPr>
        <w:t xml:space="preserve"> Performance comparison(PSNR) between DLMRI and proposed method  with different reduction factors for lumbar spine MRI. (a) with Cartesian sampling. (b) with 2D random sampling</w:t>
      </w:r>
    </w:p>
    <w:p w14:paraId="7DA97310" w14:textId="543E2818" w:rsidR="00863C10" w:rsidRDefault="000E7D76">
      <w:r>
        <w:rPr>
          <w:noProof/>
        </w:rPr>
        <mc:AlternateContent>
          <mc:Choice Requires="wpg">
            <w:drawing>
              <wp:anchor distT="0" distB="0" distL="114300" distR="114300" simplePos="0" relativeHeight="251662848" behindDoc="0" locked="0" layoutInCell="1" allowOverlap="1" wp14:anchorId="04854508" wp14:editId="1312D33B">
                <wp:simplePos x="0" y="0"/>
                <wp:positionH relativeFrom="column">
                  <wp:posOffset>339090</wp:posOffset>
                </wp:positionH>
                <wp:positionV relativeFrom="paragraph">
                  <wp:posOffset>1318260</wp:posOffset>
                </wp:positionV>
                <wp:extent cx="3014980" cy="335915"/>
                <wp:effectExtent l="5715" t="3810" r="8255" b="3175"/>
                <wp:wrapNone/>
                <wp:docPr id="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4980" cy="335915"/>
                          <a:chOff x="2454" y="9372"/>
                          <a:chExt cx="4748" cy="510"/>
                        </a:xfrm>
                      </wpg:grpSpPr>
                      <wps:wsp>
                        <wps:cNvPr id="8" name="Text Box 128"/>
                        <wps:cNvSpPr txBox="1">
                          <a:spLocks noChangeArrowheads="1"/>
                        </wps:cNvSpPr>
                        <wps:spPr bwMode="auto">
                          <a:xfrm>
                            <a:off x="2454" y="9402"/>
                            <a:ext cx="729" cy="4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D2AB48" w14:textId="77777777" w:rsidR="003A01E3" w:rsidRDefault="003A01E3">
                              <w:pPr>
                                <w:rPr>
                                  <w:b/>
                                </w:rPr>
                              </w:pPr>
                              <w:r>
                                <w:rPr>
                                  <w:rFonts w:hint="eastAsia"/>
                                  <w:b/>
                                </w:rPr>
                                <w:t>(a)</w:t>
                              </w:r>
                            </w:p>
                          </w:txbxContent>
                        </wps:txbx>
                        <wps:bodyPr rot="0" vert="horz" wrap="square" lIns="91440" tIns="45720" rIns="91440" bIns="45720" anchor="t" anchorCtr="0" upright="1">
                          <a:noAutofit/>
                        </wps:bodyPr>
                      </wps:wsp>
                      <wps:wsp>
                        <wps:cNvPr id="9" name="Text Box 129"/>
                        <wps:cNvSpPr txBox="1">
                          <a:spLocks noChangeArrowheads="1"/>
                        </wps:cNvSpPr>
                        <wps:spPr bwMode="auto">
                          <a:xfrm>
                            <a:off x="6474" y="9372"/>
                            <a:ext cx="729" cy="4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406FAF" w14:textId="77777777" w:rsidR="003A01E3" w:rsidRDefault="003A01E3">
                              <w:pPr>
                                <w:rPr>
                                  <w:b/>
                                </w:rPr>
                              </w:pPr>
                              <w:r>
                                <w:rPr>
                                  <w:rFonts w:hint="eastAsia"/>
                                  <w:b/>
                                </w:rPr>
                                <w:t>(b)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854508" id="Group 127" o:spid="_x0000_s1045" style="position:absolute;left:0;text-align:left;margin-left:26.7pt;margin-top:103.8pt;width:237.4pt;height:26.45pt;z-index:251662848" coordorigin="2454,9372" coordsize="474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">
                <v:shape id="Text Box 128" o:spid="_x0000_s1046" type="#_x0000_t202" style="position:absolute;left:2454;top:9402;width:729;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UIx78A&#10;AADaAAAADwAAAGRycy9kb3ducmV2LnhtbERPTWvCQBC9F/wPywi9FN3Ug4ToKiIKFVqhab2P2TGJ&#10;ZmdDdtX03zsHocfH+54ve9eoG3Wh9mzgfZyAIi68rbk08PuzHaWgQkS22HgmA38UYLkYvMwxs/7O&#10;33TLY6kkhEOGBqoY20zrUFTkMIx9SyzcyXcOo8Cu1LbDu4S7Rk+SZKod1iwNFba0rqi45FcnvZs+&#10;bQ/Hz/V5l78dz5M9118pG/M67FczUJH6+C9+uj+sAdkqV+QG6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QjHvwAAANoAAAAPAAAAAAAAAAAAAAAAAJgCAABkcnMvZG93bnJl&#10;di54bWxQSwUGAAAAAAQABAD1AAAAhAMAAAAA&#10;" stroked="f">
                  <v:fill opacity="0"/>
                  <v:textbox>
                    <w:txbxContent>
                      <w:p w14:paraId="5AD2AB48" w14:textId="77777777" w:rsidR="003A01E3" w:rsidRDefault="003A01E3">
                        <w:pPr>
                          <w:rPr>
                            <w:b/>
                          </w:rPr>
                        </w:pPr>
                        <w:r>
                          <w:rPr>
                            <w:rFonts w:hint="eastAsia"/>
                            <w:b/>
                          </w:rPr>
                          <w:t>(a)</w:t>
                        </w:r>
                      </w:p>
                    </w:txbxContent>
                  </v:textbox>
                </v:shape>
                <v:shape id="Text Box 129" o:spid="_x0000_s1047" type="#_x0000_t202" style="position:absolute;left:6474;top:9372;width:729;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mtXMMA&#10;AADaAAAADwAAAGRycy9kb3ducmV2LnhtbESPX2vCMBTF3wW/Q7jCXoZN54PUzihDNthgE6z6ftvc&#10;tXXNTUkyrd9+EQY+Hs6fH2e5HkwnzuR8a1nBU5KCIK6sbrlWcNi/TTMQPiBr7CyTgit5WK/GoyXm&#10;2l54R+ci1CKOsM9RQRNCn0vpq4YM+sT2xNH7ts5giNLVUju8xHHTyVmazqXBliOhwZ42DVU/xa+J&#10;3Nch64/l5+b0UTyWp9mW26+MlXqYDC/PIAIN4R7+b79rBQu4XYk3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mtXMMAAADaAAAADwAAAAAAAAAAAAAAAACYAgAAZHJzL2Rv&#10;d25yZXYueG1sUEsFBgAAAAAEAAQA9QAAAIgDAAAAAA==&#10;" stroked="f">
                  <v:fill opacity="0"/>
                  <v:textbox>
                    <w:txbxContent>
                      <w:p w14:paraId="63406FAF" w14:textId="77777777" w:rsidR="003A01E3" w:rsidRDefault="003A01E3">
                        <w:pPr>
                          <w:rPr>
                            <w:b/>
                          </w:rPr>
                        </w:pPr>
                        <w:r>
                          <w:rPr>
                            <w:rFonts w:hint="eastAsia"/>
                            <w:b/>
                          </w:rPr>
                          <w:t>(b)</w:t>
                        </w:r>
                      </w:p>
                    </w:txbxContent>
                  </v:textbox>
                </v:shape>
              </v:group>
            </w:pict>
          </mc:Fallback>
        </mc:AlternateContent>
      </w:r>
      <w:r>
        <w:rPr>
          <w:noProof/>
        </w:rPr>
        <w:drawing>
          <wp:inline distT="0" distB="0" distL="0" distR="0" wp14:anchorId="07B5FB95" wp14:editId="2B396829">
            <wp:extent cx="2562225" cy="1914525"/>
            <wp:effectExtent l="0" t="0" r="0" b="0"/>
            <wp:docPr id="46"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2225" cy="1914525"/>
                    </a:xfrm>
                    <a:prstGeom prst="rect">
                      <a:avLst/>
                    </a:prstGeom>
                    <a:noFill/>
                    <a:ln>
                      <a:noFill/>
                    </a:ln>
                  </pic:spPr>
                </pic:pic>
              </a:graphicData>
            </a:graphic>
          </wp:inline>
        </w:drawing>
      </w:r>
      <w:r>
        <w:rPr>
          <w:noProof/>
        </w:rPr>
        <w:drawing>
          <wp:inline distT="0" distB="0" distL="0" distR="0" wp14:anchorId="6B813507" wp14:editId="602BA69E">
            <wp:extent cx="2562225" cy="1914525"/>
            <wp:effectExtent l="0" t="0" r="0" b="0"/>
            <wp:docPr id="47"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2225" cy="1914525"/>
                    </a:xfrm>
                    <a:prstGeom prst="rect">
                      <a:avLst/>
                    </a:prstGeom>
                    <a:noFill/>
                    <a:ln>
                      <a:noFill/>
                    </a:ln>
                  </pic:spPr>
                </pic:pic>
              </a:graphicData>
            </a:graphic>
          </wp:inline>
        </w:drawing>
      </w:r>
    </w:p>
    <w:p w14:paraId="68B02751" w14:textId="77777777" w:rsidR="00863C10" w:rsidRDefault="00863C10">
      <w:pPr>
        <w:autoSpaceDE w:val="0"/>
        <w:autoSpaceDN w:val="0"/>
        <w:adjustRightInd w:val="0"/>
      </w:pPr>
    </w:p>
    <w:p w14:paraId="48E14E07" w14:textId="77777777" w:rsidR="00863C10" w:rsidRDefault="00444897">
      <w:pPr>
        <w:autoSpaceDE w:val="0"/>
        <w:autoSpaceDN w:val="0"/>
        <w:adjustRightInd w:val="0"/>
        <w:jc w:val="center"/>
      </w:pPr>
      <w:r>
        <w:rPr>
          <w:rFonts w:ascii="Times New Roman" w:hAnsi="Times New Roman"/>
          <w:b/>
          <w:sz w:val="22"/>
          <w:szCs w:val="21"/>
        </w:rPr>
        <w:t xml:space="preserve">Figure </w:t>
      </w:r>
      <w:r>
        <w:rPr>
          <w:rFonts w:ascii="Times New Roman" w:hAnsi="Times New Roman" w:hint="eastAsia"/>
          <w:b/>
          <w:sz w:val="22"/>
          <w:szCs w:val="21"/>
        </w:rPr>
        <w:t>10</w:t>
      </w:r>
      <w:r>
        <w:rPr>
          <w:rFonts w:ascii="Times New Roman" w:hAnsi="Times New Roman"/>
          <w:b/>
          <w:sz w:val="22"/>
          <w:szCs w:val="21"/>
        </w:rPr>
        <w:t>.</w:t>
      </w:r>
      <w:r>
        <w:rPr>
          <w:rFonts w:ascii="Times New Roman" w:hAnsi="Times New Roman" w:hint="eastAsia"/>
          <w:b/>
          <w:sz w:val="22"/>
          <w:szCs w:val="21"/>
        </w:rPr>
        <w:t xml:space="preserve"> Performance comparison(PSNR) between DLMRI and proposed method  with different reduction factors for simulated phantom. (a) with Cartesian sampling. (b) with 2D random sampling</w:t>
      </w:r>
    </w:p>
    <w:p w14:paraId="067B4933" w14:textId="77777777" w:rsidR="00863C10" w:rsidRDefault="00444897">
      <w:pPr>
        <w:autoSpaceDE w:val="0"/>
        <w:autoSpaceDN w:val="0"/>
        <w:adjustRightInd w:val="0"/>
        <w:spacing w:line="360" w:lineRule="auto"/>
        <w:jc w:val="left"/>
        <w:rPr>
          <w:rFonts w:ascii="Times New Roman" w:hAnsi="Times New Roman"/>
          <w:b/>
          <w:i/>
          <w:szCs w:val="24"/>
        </w:rPr>
      </w:pPr>
      <w:r>
        <w:rPr>
          <w:rFonts w:ascii="Times New Roman" w:hAnsi="Times New Roman" w:hint="eastAsia"/>
          <w:b/>
          <w:i/>
          <w:szCs w:val="24"/>
        </w:rPr>
        <w:lastRenderedPageBreak/>
        <w:t>Effects of different settings of parameters</w:t>
      </w:r>
    </w:p>
    <w:p w14:paraId="42B3D729" w14:textId="566140DB" w:rsidR="00863C10" w:rsidRDefault="00444897">
      <w:pPr>
        <w:autoSpaceDE w:val="0"/>
        <w:autoSpaceDN w:val="0"/>
        <w:adjustRightInd w:val="0"/>
        <w:spacing w:line="360" w:lineRule="auto"/>
        <w:rPr>
          <w:rFonts w:ascii="Times New Roman" w:hAnsi="Times New Roman"/>
          <w:szCs w:val="24"/>
        </w:rPr>
      </w:pPr>
      <w:r>
        <w:rPr>
          <w:rFonts w:ascii="Times New Roman" w:hAnsi="Times New Roman"/>
          <w:szCs w:val="24"/>
        </w:rPr>
        <w:t>In this section,</w:t>
      </w:r>
      <w:r>
        <w:rPr>
          <w:rFonts w:ascii="Times New Roman" w:hAnsi="Times New Roman" w:hint="eastAsia"/>
          <w:szCs w:val="24"/>
        </w:rPr>
        <w:t xml:space="preserve"> we evaluate the sensitivity of the algorithm to parameter settings by varying one parameter at a time while keeping the rest fixed at their nominal values. The brain data was used for evaluation under 2D random sampling at the reduction factor R=4. The parameters evaluated were </w:t>
      </w:r>
      <w:r w:rsidR="000E7D76">
        <w:rPr>
          <w:rFonts w:ascii="Times New Roman" w:hAnsi="Times New Roman"/>
          <w:noProof/>
          <w:position w:val="-10"/>
        </w:rPr>
        <w:drawing>
          <wp:inline distT="0" distB="0" distL="0" distR="0" wp14:anchorId="56DC4CB2" wp14:editId="4FA70B17">
            <wp:extent cx="133350" cy="1714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350" cy="171450"/>
                    </a:xfrm>
                    <a:prstGeom prst="rect">
                      <a:avLst/>
                    </a:prstGeom>
                    <a:noFill/>
                    <a:ln>
                      <a:noFill/>
                    </a:ln>
                  </pic:spPr>
                </pic:pic>
              </a:graphicData>
            </a:graphic>
          </wp:inline>
        </w:drawing>
      </w:r>
      <w:r>
        <w:rPr>
          <w:rFonts w:ascii="Times New Roman" w:hAnsi="Times New Roman" w:hint="eastAsia"/>
          <w:szCs w:val="24"/>
        </w:rPr>
        <w:t>,</w:t>
      </w:r>
      <w:r w:rsidR="000E7D76">
        <w:rPr>
          <w:rFonts w:ascii="Times New Roman" w:hAnsi="Times New Roman"/>
          <w:noProof/>
          <w:position w:val="-6"/>
        </w:rPr>
        <w:drawing>
          <wp:inline distT="0" distB="0" distL="0" distR="0" wp14:anchorId="5C772BF1" wp14:editId="7BAD44CE">
            <wp:extent cx="133350" cy="1428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Pr>
          <w:rFonts w:ascii="Times New Roman" w:hAnsi="Times New Roman" w:hint="eastAsia"/>
          <w:szCs w:val="24"/>
        </w:rPr>
        <w:t>and r. PSNR is ploted in Fig.11.</w:t>
      </w:r>
    </w:p>
    <w:p w14:paraId="08520B20" w14:textId="77777777" w:rsidR="00863C10" w:rsidRDefault="00444897">
      <w:pPr>
        <w:autoSpaceDE w:val="0"/>
        <w:autoSpaceDN w:val="0"/>
        <w:adjustRightInd w:val="0"/>
        <w:spacing w:line="360" w:lineRule="auto"/>
        <w:rPr>
          <w:rFonts w:ascii="Times New Roman" w:hAnsi="Times New Roman"/>
          <w:szCs w:val="24"/>
        </w:rPr>
      </w:pPr>
      <w:r>
        <w:rPr>
          <w:rFonts w:ascii="Times New Roman" w:hAnsi="Times New Roman" w:hint="eastAsia"/>
          <w:szCs w:val="24"/>
        </w:rPr>
        <w:t xml:space="preserve">In our proposed model, we fixed the fidelity constraint to k-space measurement to 1 and the ratio between fidelity constraint and local sparse constraint is denoted by n. Therefore </w:t>
      </w:r>
      <w:r w:rsidR="00863C10" w:rsidRPr="00863C10">
        <w:rPr>
          <w:rFonts w:ascii="Times New Roman" w:hAnsi="Times New Roman" w:hint="eastAsia"/>
          <w:position w:val="-10"/>
          <w:szCs w:val="24"/>
        </w:rPr>
        <w:object w:dxaOrig="740" w:dyaOrig="320" w14:anchorId="62DDB03D">
          <v:shape id="图片 280" o:spid="_x0000_i1031" type="#_x0000_t75" style="width:37.5pt;height:15.75pt" o:ole="">
            <v:imagedata r:id="rId45" o:title=""/>
          </v:shape>
          <o:OLEObject Type="Embed" ProgID="Equation.3" ShapeID="图片 280" DrawAspect="Content" ObjectID="_1480234166" r:id="rId46"/>
        </w:object>
      </w:r>
      <w:r>
        <w:rPr>
          <w:rFonts w:ascii="Times New Roman" w:hAnsi="Times New Roman" w:hint="eastAsia"/>
          <w:szCs w:val="24"/>
        </w:rPr>
        <w:t xml:space="preserve">. In conventional setting, n=140. The ratio between local sparse constraint and global sparse constraint is denoted by m and </w:t>
      </w:r>
      <w:r w:rsidR="00863C10" w:rsidRPr="00863C10">
        <w:rPr>
          <w:rFonts w:ascii="Times New Roman" w:hAnsi="Times New Roman" w:hint="eastAsia"/>
          <w:position w:val="-10"/>
          <w:szCs w:val="24"/>
        </w:rPr>
        <w:object w:dxaOrig="780" w:dyaOrig="320" w14:anchorId="6DBEFF61">
          <v:shape id="图片 281" o:spid="_x0000_i1032" type="#_x0000_t75" style="width:39pt;height:15.75pt" o:ole="">
            <v:imagedata r:id="rId47" o:title=""/>
          </v:shape>
          <o:OLEObject Type="Embed" ProgID="Equation.3" ShapeID="图片 281" DrawAspect="Content" ObjectID="_1480234167" r:id="rId48"/>
        </w:object>
      </w:r>
      <w:r>
        <w:rPr>
          <w:rFonts w:ascii="Times New Roman" w:hAnsi="Times New Roman" w:hint="eastAsia"/>
          <w:szCs w:val="24"/>
        </w:rPr>
        <w:t>. M is different under different image cases. We set m=100 for brain and vessel, m=30 for lumbar spine and m=1 for simulated phantom.</w:t>
      </w:r>
    </w:p>
    <w:p w14:paraId="4E818C30" w14:textId="77777777" w:rsidR="00863C10" w:rsidRDefault="00444897">
      <w:pPr>
        <w:autoSpaceDE w:val="0"/>
        <w:autoSpaceDN w:val="0"/>
        <w:adjustRightInd w:val="0"/>
        <w:spacing w:line="360" w:lineRule="auto"/>
        <w:rPr>
          <w:rFonts w:ascii="Times New Roman" w:hAnsi="Times New Roman"/>
          <w:szCs w:val="24"/>
        </w:rPr>
      </w:pPr>
      <w:r>
        <w:rPr>
          <w:rFonts w:ascii="Times New Roman" w:hAnsi="Times New Roman" w:hint="eastAsia"/>
          <w:szCs w:val="24"/>
        </w:rPr>
        <w:t>In Fig.11(a), when n increases from 100 to 500, the PSNR improves. However, at a higher m, PSNR curve tends to stable. The changes in PSNR are small and the values are quite good around n=140.</w:t>
      </w:r>
    </w:p>
    <w:p w14:paraId="5AEBE4CD" w14:textId="22B12266" w:rsidR="00863C10" w:rsidRDefault="00444897">
      <w:pPr>
        <w:autoSpaceDE w:val="0"/>
        <w:autoSpaceDN w:val="0"/>
        <w:adjustRightInd w:val="0"/>
        <w:spacing w:line="360" w:lineRule="auto"/>
        <w:rPr>
          <w:rFonts w:ascii="Times New Roman" w:hAnsi="Times New Roman"/>
          <w:szCs w:val="24"/>
        </w:rPr>
      </w:pPr>
      <w:r>
        <w:rPr>
          <w:rFonts w:ascii="Times New Roman" w:hAnsi="Times New Roman" w:hint="eastAsia"/>
          <w:szCs w:val="24"/>
        </w:rPr>
        <w:t xml:space="preserve">In Fig.11(b), the change tend of (b) is similar to (a). Therefore m=100 is an appropriate setting. In particularly, our proposed model is similar to DLMRI when m=inf, namely </w:t>
      </w:r>
      <w:r w:rsidR="000E7D76">
        <w:rPr>
          <w:rFonts w:ascii="Times New Roman" w:hAnsi="Times New Roman"/>
          <w:noProof/>
          <w:position w:val="-6"/>
        </w:rPr>
        <w:drawing>
          <wp:inline distT="0" distB="0" distL="0" distR="0" wp14:anchorId="535829AB" wp14:editId="799D4D73">
            <wp:extent cx="133350" cy="1428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Pr>
          <w:rFonts w:ascii="Times New Roman" w:hAnsi="Times New Roman" w:hint="eastAsia"/>
          <w:szCs w:val="24"/>
        </w:rPr>
        <w:t>=0. Fig.11(b) shows that the point is close to the DLMRI curve.</w:t>
      </w:r>
    </w:p>
    <w:p w14:paraId="26B584BC" w14:textId="77777777" w:rsidR="00863C10" w:rsidRDefault="00444897">
      <w:pPr>
        <w:autoSpaceDE w:val="0"/>
        <w:autoSpaceDN w:val="0"/>
        <w:adjustRightInd w:val="0"/>
        <w:spacing w:line="360" w:lineRule="auto"/>
        <w:rPr>
          <w:rFonts w:ascii="Times New Roman" w:hAnsi="Times New Roman"/>
        </w:rPr>
      </w:pPr>
      <w:r>
        <w:rPr>
          <w:rFonts w:ascii="Times New Roman" w:hAnsi="Times New Roman" w:hint="eastAsia"/>
          <w:szCs w:val="24"/>
        </w:rPr>
        <w:t xml:space="preserve">In Fig.11(c), The curve shows that, The PSNR degrade according to the increase of </w:t>
      </w:r>
      <w:r>
        <w:rPr>
          <w:rFonts w:ascii="Times New Roman" w:hAnsi="Times New Roman" w:hint="eastAsia"/>
        </w:rPr>
        <w:t xml:space="preserve">overlap stride. During local sparse reconstruction, the mean value of each image pixel will be worse when overlap stride increase. In extreme case, namely </w:t>
      </w:r>
      <w:r w:rsidR="00863C10" w:rsidRPr="00863C10">
        <w:rPr>
          <w:rFonts w:ascii="Times New Roman" w:hAnsi="Times New Roman" w:hint="eastAsia"/>
          <w:position w:val="-8"/>
        </w:rPr>
        <w:object w:dxaOrig="720" w:dyaOrig="360" w14:anchorId="784361A8">
          <v:shape id="图片 288" o:spid="_x0000_i1033" type="#_x0000_t75" style="width:36.75pt;height:18pt" o:ole="">
            <v:imagedata r:id="rId49" o:title=""/>
          </v:shape>
          <o:OLEObject Type="Embed" ProgID="Equation.3" ShapeID="图片 288" DrawAspect="Content" ObjectID="_1480234168" r:id="rId50"/>
        </w:object>
      </w:r>
      <w:r>
        <w:rPr>
          <w:rFonts w:ascii="Times New Roman" w:hAnsi="Times New Roman" w:hint="eastAsia"/>
        </w:rPr>
        <w:t>,each pixel is calculated only once.</w:t>
      </w:r>
    </w:p>
    <w:p w14:paraId="1CB1E83B" w14:textId="77777777" w:rsidR="00863C10" w:rsidRDefault="00444897">
      <w:pPr>
        <w:autoSpaceDE w:val="0"/>
        <w:autoSpaceDN w:val="0"/>
        <w:adjustRightInd w:val="0"/>
        <w:spacing w:line="360" w:lineRule="auto"/>
        <w:rPr>
          <w:rFonts w:ascii="Times New Roman" w:hAnsi="Times New Roman"/>
        </w:rPr>
      </w:pPr>
      <w:r>
        <w:rPr>
          <w:rFonts w:ascii="Times New Roman" w:hAnsi="Times New Roman" w:hint="eastAsia"/>
        </w:rPr>
        <w:t xml:space="preserve">The curves of Fig.11 indicate that the nominal parameter values work reasonably well. </w:t>
      </w:r>
    </w:p>
    <w:p w14:paraId="7026E14B" w14:textId="77777777" w:rsidR="00863C10" w:rsidRDefault="00863C10">
      <w:pPr>
        <w:autoSpaceDE w:val="0"/>
        <w:autoSpaceDN w:val="0"/>
        <w:adjustRightInd w:val="0"/>
        <w:spacing w:line="360" w:lineRule="auto"/>
        <w:rPr>
          <w:rFonts w:ascii="Times New Roman" w:hAnsi="Times New Roman"/>
          <w:szCs w:val="24"/>
        </w:rPr>
      </w:pPr>
    </w:p>
    <w:p w14:paraId="1E9DED7D" w14:textId="6FC28C88" w:rsidR="00863C10" w:rsidRDefault="000E7D76">
      <w:pPr>
        <w:autoSpaceDE w:val="0"/>
        <w:autoSpaceDN w:val="0"/>
        <w:adjustRightInd w:val="0"/>
        <w:spacing w:line="360" w:lineRule="auto"/>
        <w:jc w:val="center"/>
      </w:pPr>
      <w:r>
        <w:rPr>
          <w:noProof/>
        </w:rPr>
        <w:lastRenderedPageBreak/>
        <w:drawing>
          <wp:inline distT="0" distB="0" distL="0" distR="0" wp14:anchorId="4C065062" wp14:editId="5303AB1D">
            <wp:extent cx="5276850" cy="1447800"/>
            <wp:effectExtent l="0" t="0" r="0" b="0"/>
            <wp:docPr id="5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850" cy="1447800"/>
                    </a:xfrm>
                    <a:prstGeom prst="rect">
                      <a:avLst/>
                    </a:prstGeom>
                    <a:noFill/>
                    <a:ln>
                      <a:noFill/>
                    </a:ln>
                  </pic:spPr>
                </pic:pic>
              </a:graphicData>
            </a:graphic>
          </wp:inline>
        </w:drawing>
      </w:r>
      <w:r>
        <w:rPr>
          <w:rFonts w:ascii="Times New Roman" w:hAnsi="Times New Roman"/>
          <w:noProof/>
          <w:szCs w:val="21"/>
        </w:rPr>
        <mc:AlternateContent>
          <mc:Choice Requires="wps">
            <w:drawing>
              <wp:anchor distT="0" distB="0" distL="114300" distR="114300" simplePos="0" relativeHeight="251663872" behindDoc="0" locked="0" layoutInCell="1" allowOverlap="1" wp14:anchorId="29469E3D" wp14:editId="074B532D">
                <wp:simplePos x="0" y="0"/>
                <wp:positionH relativeFrom="column">
                  <wp:posOffset>2586990</wp:posOffset>
                </wp:positionH>
                <wp:positionV relativeFrom="paragraph">
                  <wp:posOffset>171450</wp:posOffset>
                </wp:positionV>
                <wp:extent cx="539115" cy="304800"/>
                <wp:effectExtent l="5715" t="0" r="7620" b="0"/>
                <wp:wrapNone/>
                <wp:docPr id="6"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A75FC8" w14:textId="77777777" w:rsidR="003A01E3" w:rsidRDefault="003A01E3">
                            <w:pPr>
                              <w:rPr>
                                <w:b/>
                              </w:rPr>
                            </w:pPr>
                            <w:r>
                              <w:rPr>
                                <w:rFonts w:hint="eastAsia"/>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69E3D" id="Text Box 139" o:spid="_x0000_s1048" type="#_x0000_t202" style="position:absolute;left:0;text-align:left;margin-left:203.7pt;margin-top:13.5pt;width:42.45pt;height:2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" stroked="f">
                <v:fill opacity="0"/>
                <v:textbox>
                  <w:txbxContent>
                    <w:p w14:paraId="18A75FC8" w14:textId="77777777" w:rsidR="003A01E3" w:rsidRDefault="003A01E3">
                      <w:pPr>
                        <w:rPr>
                          <w:b/>
                        </w:rPr>
                      </w:pPr>
                      <w:r>
                        <w:rPr>
                          <w:rFonts w:hint="eastAsia"/>
                          <w:b/>
                        </w:rPr>
                        <w:t>(a)</w:t>
                      </w:r>
                    </w:p>
                  </w:txbxContent>
                </v:textbox>
              </v:shape>
            </w:pict>
          </mc:Fallback>
        </mc:AlternateContent>
      </w:r>
    </w:p>
    <w:p w14:paraId="2BAC95F9" w14:textId="4AA7C6FD" w:rsidR="00863C10" w:rsidRDefault="000E7D76">
      <w:pPr>
        <w:autoSpaceDE w:val="0"/>
        <w:autoSpaceDN w:val="0"/>
        <w:adjustRightInd w:val="0"/>
        <w:spacing w:line="360" w:lineRule="auto"/>
        <w:jc w:val="center"/>
      </w:pPr>
      <w:r>
        <w:rPr>
          <w:rFonts w:ascii="Times New Roman" w:hAnsi="Times New Roman"/>
          <w:noProof/>
          <w:szCs w:val="21"/>
        </w:rPr>
        <mc:AlternateContent>
          <mc:Choice Requires="wps">
            <w:drawing>
              <wp:anchor distT="0" distB="0" distL="114300" distR="114300" simplePos="0" relativeHeight="251664896" behindDoc="0" locked="0" layoutInCell="1" allowOverlap="1" wp14:anchorId="15314D73" wp14:editId="68276703">
                <wp:simplePos x="0" y="0"/>
                <wp:positionH relativeFrom="column">
                  <wp:posOffset>2625090</wp:posOffset>
                </wp:positionH>
                <wp:positionV relativeFrom="paragraph">
                  <wp:posOffset>171450</wp:posOffset>
                </wp:positionV>
                <wp:extent cx="539115" cy="304800"/>
                <wp:effectExtent l="5715" t="3810" r="7620" b="5715"/>
                <wp:wrapNone/>
                <wp:docPr id="5"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08619C" w14:textId="77777777" w:rsidR="003A01E3" w:rsidRDefault="003A01E3">
                            <w:pPr>
                              <w:rPr>
                                <w:b/>
                              </w:rPr>
                            </w:pPr>
                            <w:r>
                              <w:rPr>
                                <w:rFonts w:hint="eastAsia"/>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14D73" id="Text Box 140" o:spid="_x0000_s1049" type="#_x0000_t202" style="position:absolute;left:0;text-align:left;margin-left:206.7pt;margin-top:13.5pt;width:42.45pt;height:2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" stroked="f">
                <v:fill opacity="0"/>
                <v:textbox>
                  <w:txbxContent>
                    <w:p w14:paraId="1F08619C" w14:textId="77777777" w:rsidR="003A01E3" w:rsidRDefault="003A01E3">
                      <w:pPr>
                        <w:rPr>
                          <w:b/>
                        </w:rPr>
                      </w:pPr>
                      <w:r>
                        <w:rPr>
                          <w:rFonts w:hint="eastAsia"/>
                          <w:b/>
                        </w:rPr>
                        <w:t>(b)</w:t>
                      </w:r>
                    </w:p>
                  </w:txbxContent>
                </v:textbox>
              </v:shape>
            </w:pict>
          </mc:Fallback>
        </mc:AlternateContent>
      </w:r>
      <w:r w:rsidR="008276DA">
        <w:rPr>
          <w:noProof/>
        </w:rPr>
        <w:drawing>
          <wp:inline distT="0" distB="0" distL="0" distR="0" wp14:anchorId="1F74EC9A" wp14:editId="63A58FC8">
            <wp:extent cx="5274310" cy="1442194"/>
            <wp:effectExtent l="0" t="0" r="0" b="0"/>
            <wp:docPr id="2"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2" cstate="print"/>
                    <a:srcRect/>
                    <a:stretch>
                      <a:fillRect/>
                    </a:stretch>
                  </pic:blipFill>
                  <pic:spPr bwMode="auto">
                    <a:xfrm>
                      <a:off x="0" y="0"/>
                      <a:ext cx="5274310" cy="1442194"/>
                    </a:xfrm>
                    <a:prstGeom prst="rect">
                      <a:avLst/>
                    </a:prstGeom>
                    <a:noFill/>
                    <a:ln w="9525">
                      <a:noFill/>
                      <a:miter lim="800000"/>
                      <a:headEnd/>
                      <a:tailEnd/>
                    </a:ln>
                  </pic:spPr>
                </pic:pic>
              </a:graphicData>
            </a:graphic>
          </wp:inline>
        </w:drawing>
      </w:r>
    </w:p>
    <w:p w14:paraId="170248D4" w14:textId="767895A7" w:rsidR="00863C10" w:rsidRDefault="000E7D76">
      <w:pPr>
        <w:autoSpaceDE w:val="0"/>
        <w:autoSpaceDN w:val="0"/>
        <w:adjustRightInd w:val="0"/>
        <w:spacing w:line="360" w:lineRule="auto"/>
        <w:jc w:val="center"/>
      </w:pPr>
      <w:r>
        <w:rPr>
          <w:rFonts w:ascii="Times New Roman" w:hAnsi="Times New Roman"/>
          <w:noProof/>
          <w:szCs w:val="21"/>
        </w:rPr>
        <mc:AlternateContent>
          <mc:Choice Requires="wps">
            <w:drawing>
              <wp:anchor distT="0" distB="0" distL="114300" distR="114300" simplePos="0" relativeHeight="251665920" behindDoc="0" locked="0" layoutInCell="1" allowOverlap="1" wp14:anchorId="6189E291" wp14:editId="3B9FA48D">
                <wp:simplePos x="0" y="0"/>
                <wp:positionH relativeFrom="column">
                  <wp:posOffset>2634615</wp:posOffset>
                </wp:positionH>
                <wp:positionV relativeFrom="paragraph">
                  <wp:posOffset>209550</wp:posOffset>
                </wp:positionV>
                <wp:extent cx="539115" cy="304800"/>
                <wp:effectExtent l="5715" t="7620" r="7620" b="1905"/>
                <wp:wrapNone/>
                <wp:docPr id="3"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932240" w14:textId="77777777" w:rsidR="003A01E3" w:rsidRDefault="003A01E3">
                            <w:pPr>
                              <w:rPr>
                                <w:b/>
                              </w:rPr>
                            </w:pPr>
                            <w:r>
                              <w:rPr>
                                <w:rFonts w:hint="eastAsia"/>
                                <w:b/>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9E291" id="Text Box 142" o:spid="_x0000_s1050" type="#_x0000_t202" style="position:absolute;left:0;text-align:left;margin-left:207.45pt;margin-top:16.5pt;width:42.45pt;height:2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" stroked="f">
                <v:fill opacity="0"/>
                <v:textbox>
                  <w:txbxContent>
                    <w:p w14:paraId="3F932240" w14:textId="77777777" w:rsidR="003A01E3" w:rsidRDefault="003A01E3">
                      <w:pPr>
                        <w:rPr>
                          <w:b/>
                        </w:rPr>
                      </w:pPr>
                      <w:r>
                        <w:rPr>
                          <w:rFonts w:hint="eastAsia"/>
                          <w:b/>
                        </w:rPr>
                        <w:t>(c)</w:t>
                      </w:r>
                    </w:p>
                  </w:txbxContent>
                </v:textbox>
              </v:shape>
            </w:pict>
          </mc:Fallback>
        </mc:AlternateContent>
      </w:r>
      <w:r>
        <w:rPr>
          <w:noProof/>
        </w:rPr>
        <w:drawing>
          <wp:inline distT="0" distB="0" distL="0" distR="0" wp14:anchorId="01C5B8A2" wp14:editId="22190787">
            <wp:extent cx="5276850" cy="1447800"/>
            <wp:effectExtent l="0" t="0" r="0" b="0"/>
            <wp:docPr id="55"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6850" cy="1447800"/>
                    </a:xfrm>
                    <a:prstGeom prst="rect">
                      <a:avLst/>
                    </a:prstGeom>
                    <a:noFill/>
                    <a:ln>
                      <a:noFill/>
                    </a:ln>
                  </pic:spPr>
                </pic:pic>
              </a:graphicData>
            </a:graphic>
          </wp:inline>
        </w:drawing>
      </w:r>
    </w:p>
    <w:p w14:paraId="4DB0988C" w14:textId="77777777" w:rsidR="00A84CA2" w:rsidRDefault="00A84CA2">
      <w:pPr>
        <w:autoSpaceDE w:val="0"/>
        <w:autoSpaceDN w:val="0"/>
        <w:adjustRightInd w:val="0"/>
        <w:spacing w:line="360" w:lineRule="auto"/>
        <w:jc w:val="center"/>
      </w:pPr>
      <w:r>
        <w:rPr>
          <w:noProof/>
        </w:rPr>
        <w:drawing>
          <wp:inline distT="0" distB="0" distL="0" distR="0" wp14:anchorId="1948DE2B" wp14:editId="1B7FDDC2">
            <wp:extent cx="5274310" cy="3560846"/>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4" cstate="print"/>
                    <a:srcRect/>
                    <a:stretch>
                      <a:fillRect/>
                    </a:stretch>
                  </pic:blipFill>
                  <pic:spPr bwMode="auto">
                    <a:xfrm>
                      <a:off x="0" y="0"/>
                      <a:ext cx="5274310" cy="3560846"/>
                    </a:xfrm>
                    <a:prstGeom prst="rect">
                      <a:avLst/>
                    </a:prstGeom>
                    <a:noFill/>
                    <a:ln w="9525">
                      <a:noFill/>
                      <a:miter lim="800000"/>
                      <a:headEnd/>
                      <a:tailEnd/>
                    </a:ln>
                  </pic:spPr>
                </pic:pic>
              </a:graphicData>
            </a:graphic>
          </wp:inline>
        </w:drawing>
      </w:r>
    </w:p>
    <w:p w14:paraId="0AD92128" w14:textId="4B965A0A" w:rsidR="00863C10" w:rsidRDefault="00444897">
      <w:pPr>
        <w:autoSpaceDE w:val="0"/>
        <w:autoSpaceDN w:val="0"/>
        <w:adjustRightInd w:val="0"/>
        <w:jc w:val="center"/>
        <w:rPr>
          <w:rFonts w:ascii="Times New Roman" w:hAnsi="Times New Roman"/>
          <w:szCs w:val="24"/>
        </w:rPr>
      </w:pPr>
      <w:r>
        <w:rPr>
          <w:rFonts w:ascii="Times New Roman" w:hAnsi="Times New Roman"/>
          <w:b/>
          <w:sz w:val="22"/>
          <w:szCs w:val="21"/>
        </w:rPr>
        <w:t xml:space="preserve">Figure </w:t>
      </w:r>
      <w:r>
        <w:rPr>
          <w:rFonts w:ascii="Times New Roman" w:hAnsi="Times New Roman" w:hint="eastAsia"/>
          <w:b/>
          <w:sz w:val="22"/>
          <w:szCs w:val="21"/>
        </w:rPr>
        <w:t>11</w:t>
      </w:r>
      <w:r>
        <w:rPr>
          <w:rFonts w:ascii="Times New Roman" w:hAnsi="Times New Roman"/>
          <w:b/>
          <w:sz w:val="22"/>
          <w:szCs w:val="21"/>
        </w:rPr>
        <w:t>.</w:t>
      </w:r>
      <w:r>
        <w:rPr>
          <w:rFonts w:ascii="Times New Roman" w:hAnsi="Times New Roman" w:hint="eastAsia"/>
          <w:b/>
          <w:sz w:val="22"/>
          <w:szCs w:val="21"/>
        </w:rPr>
        <w:t xml:space="preserve"> Results of effects of different settings of parameters. (a) PSNR at different </w:t>
      </w:r>
      <w:r w:rsidR="000E7D76">
        <w:rPr>
          <w:rFonts w:ascii="Times New Roman" w:hAnsi="Times New Roman"/>
          <w:noProof/>
          <w:position w:val="-10"/>
        </w:rPr>
        <w:drawing>
          <wp:inline distT="0" distB="0" distL="0" distR="0" wp14:anchorId="136B268F" wp14:editId="546897DA">
            <wp:extent cx="133350" cy="1714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350" cy="171450"/>
                    </a:xfrm>
                    <a:prstGeom prst="rect">
                      <a:avLst/>
                    </a:prstGeom>
                    <a:noFill/>
                    <a:ln>
                      <a:noFill/>
                    </a:ln>
                  </pic:spPr>
                </pic:pic>
              </a:graphicData>
            </a:graphic>
          </wp:inline>
        </w:drawing>
      </w:r>
      <w:r>
        <w:rPr>
          <w:rFonts w:ascii="Times New Roman" w:hAnsi="Times New Roman" w:hint="eastAsia"/>
          <w:b/>
          <w:sz w:val="22"/>
          <w:szCs w:val="21"/>
        </w:rPr>
        <w:t xml:space="preserve">. (b) PSNR at different </w:t>
      </w:r>
      <w:r w:rsidR="000E7D76">
        <w:rPr>
          <w:rFonts w:ascii="Times New Roman" w:hAnsi="Times New Roman"/>
          <w:noProof/>
          <w:position w:val="-6"/>
        </w:rPr>
        <w:drawing>
          <wp:inline distT="0" distB="0" distL="0" distR="0" wp14:anchorId="10B2EF94" wp14:editId="5671C8CF">
            <wp:extent cx="133350" cy="1428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Pr>
          <w:rFonts w:ascii="Times New Roman" w:hAnsi="Times New Roman" w:hint="eastAsia"/>
          <w:b/>
          <w:sz w:val="22"/>
          <w:szCs w:val="21"/>
        </w:rPr>
        <w:t xml:space="preserve">. (c) PSNR at different </w:t>
      </w:r>
      <w:r>
        <w:rPr>
          <w:rFonts w:ascii="Times New Roman" w:hAnsi="Times New Roman" w:hint="eastAsia"/>
          <w:b/>
          <w:sz w:val="22"/>
        </w:rPr>
        <w:t>r.</w:t>
      </w:r>
    </w:p>
    <w:p w14:paraId="46D9BD65" w14:textId="77777777" w:rsidR="00863C10" w:rsidRDefault="00444897">
      <w:pPr>
        <w:autoSpaceDE w:val="0"/>
        <w:autoSpaceDN w:val="0"/>
        <w:adjustRightInd w:val="0"/>
        <w:spacing w:line="360" w:lineRule="auto"/>
        <w:rPr>
          <w:rFonts w:ascii="Times New Roman" w:hAnsi="Times New Roman"/>
          <w:b/>
          <w:szCs w:val="24"/>
        </w:rPr>
      </w:pPr>
      <w:r>
        <w:rPr>
          <w:rFonts w:ascii="Times New Roman" w:hAnsi="Times New Roman"/>
          <w:b/>
          <w:szCs w:val="24"/>
        </w:rPr>
        <w:lastRenderedPageBreak/>
        <w:t xml:space="preserve">DISCUSSION AND </w:t>
      </w:r>
      <w:r>
        <w:rPr>
          <w:rFonts w:ascii="Times New Roman" w:hAnsi="Times New Roman" w:hint="eastAsia"/>
          <w:b/>
          <w:szCs w:val="24"/>
        </w:rPr>
        <w:t>CONCLUSION</w:t>
      </w:r>
    </w:p>
    <w:p w14:paraId="2A439892" w14:textId="77777777" w:rsidR="00863C10" w:rsidRDefault="00444897">
      <w:pPr>
        <w:spacing w:line="360" w:lineRule="auto"/>
        <w:rPr>
          <w:rFonts w:ascii="Times New Roman" w:hAnsi="Times New Roman"/>
          <w:szCs w:val="24"/>
        </w:rPr>
      </w:pPr>
      <w:r>
        <w:rPr>
          <w:rFonts w:ascii="Times New Roman" w:hAnsi="Times New Roman" w:hint="eastAsia"/>
          <w:szCs w:val="24"/>
        </w:rPr>
        <w:t xml:space="preserve"> This work presented a new model by enforcing both local and global sparsity, which captures both the patch-level and global sparse structures of the anatomical images. Using a model split approach, the image reconstruction quality can be iteratively further improved. Our simulation results demonstrate that, the proposed method outperform those existing methods using only the patch-level or global sparse structure. Future work will improve the dictionary learning model and use adaptive global sparse transform to enhance the reconstruction quality.</w:t>
      </w:r>
    </w:p>
    <w:p w14:paraId="13E6891C" w14:textId="2EE33C7C" w:rsidR="00D87018" w:rsidRDefault="00444897">
      <w:pPr>
        <w:autoSpaceDE w:val="0"/>
        <w:autoSpaceDN w:val="0"/>
        <w:adjustRightInd w:val="0"/>
        <w:spacing w:line="360" w:lineRule="auto"/>
        <w:jc w:val="center"/>
        <w:rPr>
          <w:rFonts w:ascii="Times New Roman" w:hAnsi="Times New Roman"/>
          <w:szCs w:val="24"/>
        </w:rPr>
      </w:pPr>
      <w:r>
        <w:rPr>
          <w:rFonts w:ascii="Times New Roman" w:hAnsi="Times New Roman" w:hint="eastAsia"/>
          <w:szCs w:val="24"/>
        </w:rPr>
        <w:t>.</w:t>
      </w:r>
    </w:p>
    <w:p w14:paraId="7E40DA73" w14:textId="0E26B358" w:rsidR="00863C10" w:rsidRDefault="00444897">
      <w:pPr>
        <w:autoSpaceDE w:val="0"/>
        <w:autoSpaceDN w:val="0"/>
        <w:adjustRightInd w:val="0"/>
        <w:spacing w:line="360" w:lineRule="auto"/>
        <w:jc w:val="center"/>
        <w:rPr>
          <w:rFonts w:ascii="Times New Roman" w:hAnsi="Times New Roman"/>
          <w:szCs w:val="24"/>
        </w:rPr>
      </w:pPr>
      <w:r>
        <w:rPr>
          <w:rFonts w:ascii="Times New Roman" w:hAnsi="Times New Roman"/>
          <w:b/>
          <w:szCs w:val="24"/>
        </w:rPr>
        <w:t>REFERENCES</w:t>
      </w:r>
    </w:p>
    <w:p w14:paraId="19095D93" w14:textId="77777777" w:rsidR="00863C10" w:rsidRDefault="00444897">
      <w:pPr>
        <w:rPr>
          <w:rFonts w:ascii="Arial" w:hAnsi="Arial" w:cs="Arial"/>
          <w:color w:val="222222"/>
          <w:kern w:val="0"/>
          <w:sz w:val="14"/>
          <w:szCs w:val="14"/>
        </w:rPr>
      </w:pPr>
      <w:r>
        <w:rPr>
          <w:rFonts w:hint="eastAsia"/>
        </w:rPr>
        <w:t>[1]</w:t>
      </w:r>
      <w:r>
        <w:rPr>
          <w:rFonts w:ascii="Times New Roman" w:hAnsi="Times New Roman"/>
          <w:color w:val="222222"/>
          <w:kern w:val="0"/>
          <w:szCs w:val="24"/>
        </w:rPr>
        <w:t>Farsiu S, Robinson M D, Elad M, et al. Fast and robust multiframe super resolution[J]. Image processing, IEEE Transactions on, 2004, 13(10): 1327-1344.</w:t>
      </w:r>
    </w:p>
    <w:p w14:paraId="1757842E" w14:textId="77777777" w:rsidR="00863C10" w:rsidRDefault="00444897">
      <w:pPr>
        <w:widowControl/>
        <w:jc w:val="left"/>
        <w:rPr>
          <w:rFonts w:ascii="Times New Roman" w:hAnsi="Times New Roman"/>
          <w:color w:val="222222"/>
          <w:kern w:val="0"/>
          <w:szCs w:val="24"/>
        </w:rPr>
      </w:pPr>
      <w:r>
        <w:rPr>
          <w:rFonts w:ascii="Times New Roman" w:hAnsi="Times New Roman"/>
          <w:szCs w:val="24"/>
        </w:rPr>
        <w:t>[2]</w:t>
      </w:r>
      <w:r>
        <w:rPr>
          <w:rFonts w:ascii="Times New Roman" w:hAnsi="Times New Roman"/>
          <w:color w:val="222222"/>
          <w:kern w:val="0"/>
          <w:szCs w:val="24"/>
        </w:rPr>
        <w:t xml:space="preserve"> Lustig M, Donoho D, Pauly J M. Sparse MRI: The application of compressed sensing for rapid MR imaging[J]. Magnetic resonance in medicine, 2007, 58(6): 1182-1195.</w:t>
      </w:r>
    </w:p>
    <w:p w14:paraId="13769FE5" w14:textId="77777777" w:rsidR="00863C10" w:rsidRDefault="00444897">
      <w:pPr>
        <w:rPr>
          <w:rFonts w:ascii="Times New Roman" w:hAnsi="Times New Roman"/>
          <w:color w:val="222222"/>
          <w:kern w:val="0"/>
          <w:szCs w:val="24"/>
        </w:rPr>
      </w:pPr>
      <w:r>
        <w:rPr>
          <w:rFonts w:ascii="Times New Roman" w:hAnsi="Times New Roman"/>
          <w:szCs w:val="24"/>
        </w:rPr>
        <w:t>[3]</w:t>
      </w:r>
      <w:r>
        <w:rPr>
          <w:rFonts w:ascii="Times New Roman" w:hAnsi="Times New Roman"/>
          <w:color w:val="222222"/>
          <w:kern w:val="0"/>
          <w:szCs w:val="24"/>
        </w:rPr>
        <w:t>Candes E J, Donoho D L. Curvelets: A surprisingly effective nonadaptive representation for objects with edges[R]. Stanford Univ Ca Dept of Statistics, 2000.</w:t>
      </w:r>
    </w:p>
    <w:p w14:paraId="48E0DD19" w14:textId="77777777" w:rsidR="00863C10" w:rsidRDefault="00444897">
      <w:pPr>
        <w:rPr>
          <w:rFonts w:ascii="Times New Roman" w:hAnsi="Times New Roman"/>
          <w:color w:val="222222"/>
          <w:kern w:val="0"/>
          <w:szCs w:val="24"/>
        </w:rPr>
      </w:pPr>
      <w:r>
        <w:rPr>
          <w:rFonts w:ascii="Times New Roman" w:hAnsi="Times New Roman"/>
          <w:szCs w:val="24"/>
        </w:rPr>
        <w:t>[4]</w:t>
      </w:r>
      <w:r>
        <w:rPr>
          <w:rFonts w:ascii="Times New Roman" w:hAnsi="Times New Roman"/>
          <w:color w:val="222222"/>
          <w:kern w:val="0"/>
          <w:szCs w:val="24"/>
        </w:rPr>
        <w:t>Hong M, Yu Y, Wang H, et al. Compressed sensing MRI with singular value decomposition-based sparsity basis[J]. Physics in medicine and biology, 2011, 56(19): 6311.</w:t>
      </w:r>
    </w:p>
    <w:p w14:paraId="758ED7CE" w14:textId="77777777" w:rsidR="00863C10" w:rsidRDefault="00444897">
      <w:pPr>
        <w:rPr>
          <w:rFonts w:ascii="Times New Roman" w:hAnsi="Times New Roman"/>
          <w:color w:val="222222"/>
          <w:kern w:val="0"/>
          <w:szCs w:val="24"/>
        </w:rPr>
      </w:pPr>
      <w:r>
        <w:rPr>
          <w:rFonts w:ascii="Times New Roman" w:hAnsi="Times New Roman"/>
          <w:szCs w:val="24"/>
        </w:rPr>
        <w:t>[5]</w:t>
      </w:r>
      <w:r>
        <w:rPr>
          <w:rFonts w:ascii="Times New Roman" w:hAnsi="Times New Roman"/>
          <w:color w:val="222222"/>
          <w:kern w:val="0"/>
          <w:szCs w:val="24"/>
        </w:rPr>
        <w:t>Ravishankar S, Bresler Y. MR image reconstruction from highly undersampled k-space data by dictionary learning[J]. Medical Imaging, IEEE Transactions on, 2011, 30(5): 1028-1041.</w:t>
      </w:r>
    </w:p>
    <w:p w14:paraId="03F9DDDF" w14:textId="77777777" w:rsidR="00863C10" w:rsidRDefault="00444897">
      <w:pPr>
        <w:rPr>
          <w:rFonts w:ascii="Times New Roman" w:hAnsi="Times New Roman"/>
          <w:color w:val="222222"/>
          <w:kern w:val="0"/>
          <w:szCs w:val="24"/>
        </w:rPr>
      </w:pPr>
      <w:r>
        <w:rPr>
          <w:rFonts w:ascii="Times New Roman" w:hAnsi="Times New Roman"/>
          <w:szCs w:val="24"/>
        </w:rPr>
        <w:t>[6]</w:t>
      </w:r>
      <w:r>
        <w:rPr>
          <w:rFonts w:ascii="Times New Roman" w:hAnsi="Times New Roman"/>
          <w:color w:val="222222"/>
          <w:kern w:val="0"/>
          <w:szCs w:val="24"/>
        </w:rPr>
        <w:t>Yang J, Wright J, Huang T S, et al. Image super-resolution via sparse representation[J]. Image Processing, IEEE Transactions on, 2010, 19(11): 2861-2873.</w:t>
      </w:r>
    </w:p>
    <w:p w14:paraId="23C15402" w14:textId="77777777" w:rsidR="00863C10" w:rsidRDefault="00444897">
      <w:pPr>
        <w:rPr>
          <w:rFonts w:ascii="Times New Roman" w:hAnsi="Times New Roman"/>
          <w:color w:val="222222"/>
          <w:kern w:val="0"/>
          <w:szCs w:val="24"/>
        </w:rPr>
      </w:pPr>
      <w:r>
        <w:rPr>
          <w:rFonts w:ascii="Times New Roman" w:hAnsi="Times New Roman"/>
          <w:szCs w:val="24"/>
        </w:rPr>
        <w:t>[7]</w:t>
      </w:r>
      <w:r>
        <w:rPr>
          <w:rFonts w:ascii="Times New Roman" w:hAnsi="Times New Roman"/>
          <w:color w:val="222222"/>
          <w:kern w:val="0"/>
          <w:szCs w:val="24"/>
        </w:rPr>
        <w:t>Sun J, Zheng N N, Tao H, et al. Image hallucination with primal sketch priors[C]//Computer Vision and Pattern Recognition, 2003. Proceedings. 2003 IEEE Computer Society Conference on. IEEE, 2003, 2: II-729-36 vol. 2.</w:t>
      </w:r>
    </w:p>
    <w:p w14:paraId="4AC099B5" w14:textId="77777777" w:rsidR="00863C10" w:rsidRDefault="00444897">
      <w:pPr>
        <w:rPr>
          <w:rFonts w:ascii="Times New Roman" w:hAnsi="Times New Roman"/>
          <w:color w:val="222222"/>
          <w:kern w:val="0"/>
          <w:szCs w:val="24"/>
        </w:rPr>
      </w:pPr>
      <w:r>
        <w:rPr>
          <w:rFonts w:ascii="Times New Roman" w:hAnsi="Times New Roman"/>
          <w:szCs w:val="24"/>
        </w:rPr>
        <w:t>[8]</w:t>
      </w:r>
      <w:r>
        <w:rPr>
          <w:rFonts w:ascii="Times New Roman" w:hAnsi="Times New Roman"/>
          <w:color w:val="222222"/>
          <w:kern w:val="0"/>
          <w:szCs w:val="24"/>
        </w:rPr>
        <w:t>Chang H, Yeung D Y, Xiong Y. Super-resolution through neighbor embedding[C]//Computer Vision and Pattern Recognition, 2004. CVPR 2004. Proceedings of the 2004 IEEE Computer Society Conference on. IEEE, 2004, 1: I-I.</w:t>
      </w:r>
    </w:p>
    <w:p w14:paraId="59D58B72" w14:textId="77777777" w:rsidR="00863C10" w:rsidRDefault="00444897">
      <w:pPr>
        <w:rPr>
          <w:rFonts w:ascii="Times New Roman" w:hAnsi="Times New Roman"/>
          <w:color w:val="222222"/>
          <w:kern w:val="0"/>
          <w:szCs w:val="24"/>
        </w:rPr>
      </w:pPr>
      <w:r>
        <w:rPr>
          <w:rFonts w:ascii="Times New Roman" w:hAnsi="Times New Roman"/>
          <w:szCs w:val="24"/>
        </w:rPr>
        <w:t>[9]</w:t>
      </w:r>
      <w:r>
        <w:rPr>
          <w:rFonts w:ascii="Times New Roman" w:hAnsi="Times New Roman"/>
          <w:color w:val="222222"/>
          <w:kern w:val="0"/>
          <w:szCs w:val="24"/>
        </w:rPr>
        <w:t>Wang H, Liang D, Ying L. Pseudo 2D random sampling for compressed sensing MRI[C]//Engineering in Medicine and Biology Society, 2009. EMBC 2009. Annual International Conference of the IEEE. IEEE, 2009: 2672-2675.</w:t>
      </w:r>
    </w:p>
    <w:p w14:paraId="70537452" w14:textId="77777777" w:rsidR="00863C10" w:rsidRDefault="00863C10">
      <w:pPr>
        <w:rPr>
          <w:rFonts w:ascii="Times New Roman" w:hAnsi="Times New Roman"/>
          <w:szCs w:val="24"/>
        </w:rPr>
      </w:pPr>
    </w:p>
    <w:p w14:paraId="4CA25ACF" w14:textId="77777777" w:rsidR="00863C10" w:rsidRDefault="00444897">
      <w:pPr>
        <w:rPr>
          <w:rFonts w:ascii="Times New Roman" w:hAnsi="Times New Roman"/>
          <w:color w:val="222222"/>
          <w:kern w:val="0"/>
          <w:szCs w:val="24"/>
        </w:rPr>
      </w:pPr>
      <w:r>
        <w:rPr>
          <w:rFonts w:ascii="Times New Roman" w:hAnsi="Times New Roman"/>
          <w:szCs w:val="24"/>
        </w:rPr>
        <w:t>[10]</w:t>
      </w:r>
      <w:r>
        <w:rPr>
          <w:rFonts w:ascii="Times New Roman" w:hAnsi="Times New Roman"/>
          <w:color w:val="222222"/>
          <w:kern w:val="0"/>
          <w:szCs w:val="24"/>
        </w:rPr>
        <w:t>Pati Y C, Rezaiifar R, Krishnaprasad P S. Orthogonal matching pursuit: Recursive function approximation with applications to wavelet decomposition[C]//Signals, Systems and Computers, 1993. 1993 Conference Record of The Twenty-Seventh Asilomar Conference on. IEEE, 1993: 40-44.</w:t>
      </w:r>
    </w:p>
    <w:p w14:paraId="0B829C22" w14:textId="77777777" w:rsidR="00863C10" w:rsidRDefault="00444897">
      <w:pPr>
        <w:rPr>
          <w:rFonts w:ascii="Times New Roman" w:hAnsi="Times New Roman"/>
          <w:color w:val="222222"/>
          <w:kern w:val="0"/>
          <w:szCs w:val="24"/>
        </w:rPr>
      </w:pPr>
      <w:r>
        <w:rPr>
          <w:rFonts w:ascii="Times New Roman" w:hAnsi="Times New Roman"/>
          <w:szCs w:val="24"/>
        </w:rPr>
        <w:lastRenderedPageBreak/>
        <w:t>[11]</w:t>
      </w:r>
      <w:r>
        <w:rPr>
          <w:rFonts w:ascii="Times New Roman" w:hAnsi="Times New Roman"/>
          <w:color w:val="222222"/>
          <w:kern w:val="0"/>
          <w:szCs w:val="24"/>
        </w:rPr>
        <w:t>Figueiredo M A T, Nowak R D, Wright S J. Gradient projection for sparse reconstruction: Application to compressed sensing and other inverse problems[J]. Selected Topics in Signal Processing, IEEE Journal of, 2007, 1(4): 586-597.</w:t>
      </w:r>
    </w:p>
    <w:p w14:paraId="2CAC6B2A" w14:textId="77777777" w:rsidR="00863C10" w:rsidRDefault="00444897">
      <w:pPr>
        <w:rPr>
          <w:rFonts w:ascii="Times New Roman" w:hAnsi="Times New Roman"/>
          <w:color w:val="222222"/>
          <w:kern w:val="0"/>
          <w:szCs w:val="24"/>
        </w:rPr>
      </w:pPr>
      <w:r>
        <w:rPr>
          <w:rFonts w:ascii="Times New Roman" w:hAnsi="Times New Roman"/>
          <w:szCs w:val="24"/>
        </w:rPr>
        <w:t>[12]</w:t>
      </w:r>
      <w:r>
        <w:rPr>
          <w:rFonts w:ascii="Times New Roman" w:hAnsi="Times New Roman"/>
          <w:color w:val="222222"/>
          <w:kern w:val="0"/>
          <w:szCs w:val="24"/>
        </w:rPr>
        <w:t>Park S C, Park M K, Kang M G. Super-resolution image reconstruction: a technical overview[J]. Signal Processing Magazine, IEEE, 2003, 20(3): 21-36.</w:t>
      </w:r>
    </w:p>
    <w:p w14:paraId="6D98078B" w14:textId="77777777" w:rsidR="00DA4F59" w:rsidRDefault="00DA4F59">
      <w:pPr>
        <w:rPr>
          <w:rFonts w:ascii="Times New Roman" w:hAnsi="Times New Roman"/>
          <w:color w:val="222222"/>
          <w:kern w:val="0"/>
          <w:szCs w:val="24"/>
        </w:rPr>
      </w:pPr>
      <w:r>
        <w:rPr>
          <w:rFonts w:ascii="Times New Roman" w:hAnsi="Times New Roman" w:hint="eastAsia"/>
        </w:rPr>
        <w:t>[</w:t>
      </w:r>
      <w:r w:rsidRPr="002C02D4">
        <w:rPr>
          <w:rFonts w:ascii="Times New Roman" w:hAnsi="Times New Roman"/>
          <w:i/>
        </w:rPr>
        <w:t>Penalized likelihood pet image reconstructionusing patch-based edge-preserving regularization</w:t>
      </w:r>
      <w:r>
        <w:rPr>
          <w:rFonts w:ascii="Times New Roman" w:hAnsi="Times New Roman" w:hint="eastAsia"/>
        </w:rPr>
        <w:t>]</w:t>
      </w:r>
    </w:p>
    <w:p w14:paraId="7C663ECD" w14:textId="77777777" w:rsidR="00863C10" w:rsidRDefault="00863C10"/>
    <w:p w14:paraId="79844078" w14:textId="77777777" w:rsidR="00863C10" w:rsidRDefault="00863C10"/>
    <w:p w14:paraId="61AA417D" w14:textId="77777777" w:rsidR="00863C10" w:rsidRDefault="00863C10"/>
    <w:p w14:paraId="5B9F4907" w14:textId="77777777" w:rsidR="00863C10" w:rsidRPr="00EA5C08" w:rsidRDefault="00863C10"/>
    <w:sectPr w:rsidR="00863C10" w:rsidRPr="00EA5C08" w:rsidSect="00863C1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E754B1" w14:textId="77777777" w:rsidR="000C04A5" w:rsidRDefault="000C04A5" w:rsidP="009B0FF6">
      <w:r>
        <w:separator/>
      </w:r>
    </w:p>
  </w:endnote>
  <w:endnote w:type="continuationSeparator" w:id="0">
    <w:p w14:paraId="2736D6E9" w14:textId="77777777" w:rsidR="000C04A5" w:rsidRDefault="000C04A5" w:rsidP="009B0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A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B19A8C" w14:textId="77777777" w:rsidR="000C04A5" w:rsidRDefault="000C04A5" w:rsidP="009B0FF6">
      <w:r>
        <w:separator/>
      </w:r>
    </w:p>
  </w:footnote>
  <w:footnote w:type="continuationSeparator" w:id="0">
    <w:p w14:paraId="5B07D2F5" w14:textId="77777777" w:rsidR="000C04A5" w:rsidRDefault="000C04A5" w:rsidP="009B0F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41D9D"/>
    <w:multiLevelType w:val="hybridMultilevel"/>
    <w:tmpl w:val="3E246E90"/>
    <w:lvl w:ilvl="0" w:tplc="951257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223FBC"/>
    <w:multiLevelType w:val="multilevel"/>
    <w:tmpl w:val="04223FB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07160F2C"/>
    <w:multiLevelType w:val="multilevel"/>
    <w:tmpl w:val="07160F2C"/>
    <w:lvl w:ilvl="0">
      <w:start w:val="1"/>
      <w:numFmt w:val="upp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11616AA4"/>
    <w:multiLevelType w:val="hybridMultilevel"/>
    <w:tmpl w:val="2AAC7704"/>
    <w:lvl w:ilvl="0" w:tplc="FCDAD9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640778"/>
    <w:multiLevelType w:val="hybridMultilevel"/>
    <w:tmpl w:val="7B06155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0E77219"/>
    <w:multiLevelType w:val="multilevel"/>
    <w:tmpl w:val="07160F2C"/>
    <w:lvl w:ilvl="0">
      <w:start w:val="1"/>
      <w:numFmt w:val="upp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6E4A61C7"/>
    <w:multiLevelType w:val="hybridMultilevel"/>
    <w:tmpl w:val="4FE21ED2"/>
    <w:lvl w:ilvl="0" w:tplc="D8AAA58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4"/>
  </w:num>
  <w:num w:numId="4">
    <w:abstractNumId w:val="6"/>
  </w:num>
  <w:num w:numId="5">
    <w:abstractNumId w:val="5"/>
  </w:num>
  <w:num w:numId="6">
    <w:abstractNumId w:val="0"/>
  </w:num>
  <w:num w:numId="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洪明坚">
    <w15:presenceInfo w15:providerId="None" w15:userId="洪明坚"/>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defaultTabStop w:val="480"/>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BCB"/>
    <w:rsid w:val="00005849"/>
    <w:rsid w:val="00006B82"/>
    <w:rsid w:val="00010E7C"/>
    <w:rsid w:val="0001118B"/>
    <w:rsid w:val="00013CAC"/>
    <w:rsid w:val="00014245"/>
    <w:rsid w:val="000144E5"/>
    <w:rsid w:val="00017447"/>
    <w:rsid w:val="0002051B"/>
    <w:rsid w:val="00021BBD"/>
    <w:rsid w:val="0002335E"/>
    <w:rsid w:val="0002684E"/>
    <w:rsid w:val="00030433"/>
    <w:rsid w:val="0003257B"/>
    <w:rsid w:val="00032AC0"/>
    <w:rsid w:val="0003381D"/>
    <w:rsid w:val="00033BC9"/>
    <w:rsid w:val="00035510"/>
    <w:rsid w:val="000370A8"/>
    <w:rsid w:val="00045325"/>
    <w:rsid w:val="00053267"/>
    <w:rsid w:val="000537AD"/>
    <w:rsid w:val="000566FC"/>
    <w:rsid w:val="00056E7E"/>
    <w:rsid w:val="000618B9"/>
    <w:rsid w:val="00062673"/>
    <w:rsid w:val="000626FA"/>
    <w:rsid w:val="00064640"/>
    <w:rsid w:val="00067329"/>
    <w:rsid w:val="00072694"/>
    <w:rsid w:val="00075FCA"/>
    <w:rsid w:val="0007717E"/>
    <w:rsid w:val="0007747F"/>
    <w:rsid w:val="00077F59"/>
    <w:rsid w:val="00080FFD"/>
    <w:rsid w:val="0008447F"/>
    <w:rsid w:val="00084A01"/>
    <w:rsid w:val="000854B8"/>
    <w:rsid w:val="00086B4A"/>
    <w:rsid w:val="00090C9B"/>
    <w:rsid w:val="00093BD6"/>
    <w:rsid w:val="00093EB3"/>
    <w:rsid w:val="000A020D"/>
    <w:rsid w:val="000A0A68"/>
    <w:rsid w:val="000A48F7"/>
    <w:rsid w:val="000B0566"/>
    <w:rsid w:val="000B442C"/>
    <w:rsid w:val="000B5193"/>
    <w:rsid w:val="000B589C"/>
    <w:rsid w:val="000B5CF7"/>
    <w:rsid w:val="000C04A5"/>
    <w:rsid w:val="000C0ACF"/>
    <w:rsid w:val="000C29A3"/>
    <w:rsid w:val="000C58A1"/>
    <w:rsid w:val="000C6E02"/>
    <w:rsid w:val="000C7ACE"/>
    <w:rsid w:val="000C7F51"/>
    <w:rsid w:val="000D093C"/>
    <w:rsid w:val="000D2E34"/>
    <w:rsid w:val="000D597E"/>
    <w:rsid w:val="000D5FE1"/>
    <w:rsid w:val="000E7D76"/>
    <w:rsid w:val="000F384A"/>
    <w:rsid w:val="0010156C"/>
    <w:rsid w:val="00101860"/>
    <w:rsid w:val="00103E92"/>
    <w:rsid w:val="00104C26"/>
    <w:rsid w:val="00105599"/>
    <w:rsid w:val="00113C81"/>
    <w:rsid w:val="00117263"/>
    <w:rsid w:val="00122272"/>
    <w:rsid w:val="00122909"/>
    <w:rsid w:val="001232AC"/>
    <w:rsid w:val="001239CB"/>
    <w:rsid w:val="0012463D"/>
    <w:rsid w:val="00126863"/>
    <w:rsid w:val="0012738B"/>
    <w:rsid w:val="00132BCD"/>
    <w:rsid w:val="001330FC"/>
    <w:rsid w:val="00133974"/>
    <w:rsid w:val="00134A7B"/>
    <w:rsid w:val="0013528E"/>
    <w:rsid w:val="00141187"/>
    <w:rsid w:val="0014456F"/>
    <w:rsid w:val="00145F55"/>
    <w:rsid w:val="00147DBC"/>
    <w:rsid w:val="00154741"/>
    <w:rsid w:val="0015734C"/>
    <w:rsid w:val="00157449"/>
    <w:rsid w:val="0015747E"/>
    <w:rsid w:val="00166B13"/>
    <w:rsid w:val="00175B97"/>
    <w:rsid w:val="00175E9E"/>
    <w:rsid w:val="00181FA0"/>
    <w:rsid w:val="00182145"/>
    <w:rsid w:val="00184667"/>
    <w:rsid w:val="00186C2B"/>
    <w:rsid w:val="00186F2F"/>
    <w:rsid w:val="00187A1B"/>
    <w:rsid w:val="00190D2A"/>
    <w:rsid w:val="0019109A"/>
    <w:rsid w:val="00191677"/>
    <w:rsid w:val="00191895"/>
    <w:rsid w:val="00193F0D"/>
    <w:rsid w:val="001A2326"/>
    <w:rsid w:val="001A409A"/>
    <w:rsid w:val="001A40FA"/>
    <w:rsid w:val="001A4526"/>
    <w:rsid w:val="001A4C2B"/>
    <w:rsid w:val="001A58C9"/>
    <w:rsid w:val="001B1378"/>
    <w:rsid w:val="001B261E"/>
    <w:rsid w:val="001B5BD4"/>
    <w:rsid w:val="001B6D3B"/>
    <w:rsid w:val="001B72D8"/>
    <w:rsid w:val="001C05E2"/>
    <w:rsid w:val="001C0C96"/>
    <w:rsid w:val="001C0F14"/>
    <w:rsid w:val="001C1509"/>
    <w:rsid w:val="001C30AB"/>
    <w:rsid w:val="001C53B6"/>
    <w:rsid w:val="001C62D9"/>
    <w:rsid w:val="001C75AC"/>
    <w:rsid w:val="001D22D8"/>
    <w:rsid w:val="001D2663"/>
    <w:rsid w:val="001D60DB"/>
    <w:rsid w:val="001D6D69"/>
    <w:rsid w:val="001D6DBB"/>
    <w:rsid w:val="001E0CB6"/>
    <w:rsid w:val="001E10DE"/>
    <w:rsid w:val="001E456A"/>
    <w:rsid w:val="001E6985"/>
    <w:rsid w:val="001F08F9"/>
    <w:rsid w:val="001F14C4"/>
    <w:rsid w:val="001F1855"/>
    <w:rsid w:val="001F331B"/>
    <w:rsid w:val="001F331C"/>
    <w:rsid w:val="00204621"/>
    <w:rsid w:val="00205931"/>
    <w:rsid w:val="0021176C"/>
    <w:rsid w:val="00212ADE"/>
    <w:rsid w:val="00217486"/>
    <w:rsid w:val="0021791F"/>
    <w:rsid w:val="00217D02"/>
    <w:rsid w:val="00221156"/>
    <w:rsid w:val="00221761"/>
    <w:rsid w:val="00222E7D"/>
    <w:rsid w:val="0022696D"/>
    <w:rsid w:val="00227679"/>
    <w:rsid w:val="00230950"/>
    <w:rsid w:val="00231742"/>
    <w:rsid w:val="00231ABB"/>
    <w:rsid w:val="00237C06"/>
    <w:rsid w:val="00244741"/>
    <w:rsid w:val="00246252"/>
    <w:rsid w:val="00250908"/>
    <w:rsid w:val="002514E7"/>
    <w:rsid w:val="00257795"/>
    <w:rsid w:val="00260C5A"/>
    <w:rsid w:val="00262A41"/>
    <w:rsid w:val="00262AD2"/>
    <w:rsid w:val="002640E5"/>
    <w:rsid w:val="00264A67"/>
    <w:rsid w:val="00267CF2"/>
    <w:rsid w:val="00267F1B"/>
    <w:rsid w:val="002704B3"/>
    <w:rsid w:val="00276097"/>
    <w:rsid w:val="00277053"/>
    <w:rsid w:val="00284DBC"/>
    <w:rsid w:val="00286197"/>
    <w:rsid w:val="0029529A"/>
    <w:rsid w:val="0029635B"/>
    <w:rsid w:val="002A39E7"/>
    <w:rsid w:val="002A3F12"/>
    <w:rsid w:val="002A56D2"/>
    <w:rsid w:val="002A634D"/>
    <w:rsid w:val="002A64E5"/>
    <w:rsid w:val="002B0EDE"/>
    <w:rsid w:val="002B2809"/>
    <w:rsid w:val="002B4426"/>
    <w:rsid w:val="002B59AE"/>
    <w:rsid w:val="002B6844"/>
    <w:rsid w:val="002B7284"/>
    <w:rsid w:val="002B7AA1"/>
    <w:rsid w:val="002C1559"/>
    <w:rsid w:val="002C16D1"/>
    <w:rsid w:val="002C1BCB"/>
    <w:rsid w:val="002C42A7"/>
    <w:rsid w:val="002D33F3"/>
    <w:rsid w:val="002D5954"/>
    <w:rsid w:val="002D68A7"/>
    <w:rsid w:val="002D6D9C"/>
    <w:rsid w:val="002D7BCC"/>
    <w:rsid w:val="002E0E81"/>
    <w:rsid w:val="002E38BA"/>
    <w:rsid w:val="002E7C72"/>
    <w:rsid w:val="002F2132"/>
    <w:rsid w:val="002F2EB6"/>
    <w:rsid w:val="002F42EA"/>
    <w:rsid w:val="002F511E"/>
    <w:rsid w:val="0030427A"/>
    <w:rsid w:val="00315391"/>
    <w:rsid w:val="00322FE6"/>
    <w:rsid w:val="003313BF"/>
    <w:rsid w:val="003333DD"/>
    <w:rsid w:val="0033348D"/>
    <w:rsid w:val="00334872"/>
    <w:rsid w:val="00334D6F"/>
    <w:rsid w:val="00341219"/>
    <w:rsid w:val="00344D52"/>
    <w:rsid w:val="00344F31"/>
    <w:rsid w:val="00345C52"/>
    <w:rsid w:val="00354475"/>
    <w:rsid w:val="00356A23"/>
    <w:rsid w:val="00356BCF"/>
    <w:rsid w:val="003572EA"/>
    <w:rsid w:val="00357B31"/>
    <w:rsid w:val="00357D5E"/>
    <w:rsid w:val="0036034B"/>
    <w:rsid w:val="00361D8A"/>
    <w:rsid w:val="00364C28"/>
    <w:rsid w:val="00365148"/>
    <w:rsid w:val="00367759"/>
    <w:rsid w:val="003703E5"/>
    <w:rsid w:val="003707CE"/>
    <w:rsid w:val="003715D3"/>
    <w:rsid w:val="0037439E"/>
    <w:rsid w:val="00374AEC"/>
    <w:rsid w:val="003801EB"/>
    <w:rsid w:val="00382D93"/>
    <w:rsid w:val="00383069"/>
    <w:rsid w:val="0038704A"/>
    <w:rsid w:val="00391F21"/>
    <w:rsid w:val="003940B2"/>
    <w:rsid w:val="0039621E"/>
    <w:rsid w:val="003A006A"/>
    <w:rsid w:val="003A01E3"/>
    <w:rsid w:val="003A0EDA"/>
    <w:rsid w:val="003A1775"/>
    <w:rsid w:val="003A33EC"/>
    <w:rsid w:val="003A4276"/>
    <w:rsid w:val="003A730D"/>
    <w:rsid w:val="003C0D5E"/>
    <w:rsid w:val="003C0E1B"/>
    <w:rsid w:val="003C3034"/>
    <w:rsid w:val="003C4AB1"/>
    <w:rsid w:val="003C4F7C"/>
    <w:rsid w:val="003C5E69"/>
    <w:rsid w:val="003D0135"/>
    <w:rsid w:val="003D162D"/>
    <w:rsid w:val="003D18B7"/>
    <w:rsid w:val="003D276A"/>
    <w:rsid w:val="003E0EBE"/>
    <w:rsid w:val="003E3129"/>
    <w:rsid w:val="003F1D8B"/>
    <w:rsid w:val="003F3DC6"/>
    <w:rsid w:val="003F4F52"/>
    <w:rsid w:val="003F5D10"/>
    <w:rsid w:val="00401DFD"/>
    <w:rsid w:val="0040210B"/>
    <w:rsid w:val="00402642"/>
    <w:rsid w:val="004031C3"/>
    <w:rsid w:val="004043F0"/>
    <w:rsid w:val="00411E8A"/>
    <w:rsid w:val="00413A69"/>
    <w:rsid w:val="00416FE7"/>
    <w:rsid w:val="00417210"/>
    <w:rsid w:val="00421EB9"/>
    <w:rsid w:val="00422E59"/>
    <w:rsid w:val="004235C5"/>
    <w:rsid w:val="004236A8"/>
    <w:rsid w:val="00430527"/>
    <w:rsid w:val="00431D48"/>
    <w:rsid w:val="00432C1F"/>
    <w:rsid w:val="0043403B"/>
    <w:rsid w:val="004373E1"/>
    <w:rsid w:val="00441055"/>
    <w:rsid w:val="00441B8B"/>
    <w:rsid w:val="0044213C"/>
    <w:rsid w:val="00442EFF"/>
    <w:rsid w:val="00444292"/>
    <w:rsid w:val="00444897"/>
    <w:rsid w:val="00447D55"/>
    <w:rsid w:val="00451481"/>
    <w:rsid w:val="004522AD"/>
    <w:rsid w:val="00452B96"/>
    <w:rsid w:val="0045394D"/>
    <w:rsid w:val="00453EB2"/>
    <w:rsid w:val="00461A8E"/>
    <w:rsid w:val="00461B27"/>
    <w:rsid w:val="00465A8A"/>
    <w:rsid w:val="00472667"/>
    <w:rsid w:val="004747E4"/>
    <w:rsid w:val="00474E29"/>
    <w:rsid w:val="00480DA8"/>
    <w:rsid w:val="00482CFC"/>
    <w:rsid w:val="004848AD"/>
    <w:rsid w:val="00484D27"/>
    <w:rsid w:val="004906DC"/>
    <w:rsid w:val="00494F03"/>
    <w:rsid w:val="004964C5"/>
    <w:rsid w:val="004974D2"/>
    <w:rsid w:val="00497697"/>
    <w:rsid w:val="004A04E5"/>
    <w:rsid w:val="004A1B2F"/>
    <w:rsid w:val="004A2B5E"/>
    <w:rsid w:val="004B0739"/>
    <w:rsid w:val="004B670C"/>
    <w:rsid w:val="004C145F"/>
    <w:rsid w:val="004C6AEE"/>
    <w:rsid w:val="004C7224"/>
    <w:rsid w:val="004E0738"/>
    <w:rsid w:val="004E6BA6"/>
    <w:rsid w:val="004F0688"/>
    <w:rsid w:val="004F6D1D"/>
    <w:rsid w:val="00500F83"/>
    <w:rsid w:val="00502AAA"/>
    <w:rsid w:val="00504331"/>
    <w:rsid w:val="00504545"/>
    <w:rsid w:val="00505807"/>
    <w:rsid w:val="00506895"/>
    <w:rsid w:val="005071A2"/>
    <w:rsid w:val="00511516"/>
    <w:rsid w:val="00512CDC"/>
    <w:rsid w:val="005149B6"/>
    <w:rsid w:val="00516B7E"/>
    <w:rsid w:val="00520498"/>
    <w:rsid w:val="00521347"/>
    <w:rsid w:val="00524343"/>
    <w:rsid w:val="0052641B"/>
    <w:rsid w:val="00540500"/>
    <w:rsid w:val="005430E0"/>
    <w:rsid w:val="0054394B"/>
    <w:rsid w:val="00550465"/>
    <w:rsid w:val="005524E5"/>
    <w:rsid w:val="00561398"/>
    <w:rsid w:val="00563B7E"/>
    <w:rsid w:val="00573BE8"/>
    <w:rsid w:val="00574B33"/>
    <w:rsid w:val="00577E98"/>
    <w:rsid w:val="00583B0B"/>
    <w:rsid w:val="00590A3C"/>
    <w:rsid w:val="00593A20"/>
    <w:rsid w:val="00593ED4"/>
    <w:rsid w:val="005945F1"/>
    <w:rsid w:val="00594F70"/>
    <w:rsid w:val="00597730"/>
    <w:rsid w:val="00597FA7"/>
    <w:rsid w:val="005A04A3"/>
    <w:rsid w:val="005A13F3"/>
    <w:rsid w:val="005B32DA"/>
    <w:rsid w:val="005B4CD9"/>
    <w:rsid w:val="005B67F8"/>
    <w:rsid w:val="005C1E40"/>
    <w:rsid w:val="005D1E0D"/>
    <w:rsid w:val="005D2977"/>
    <w:rsid w:val="005E0394"/>
    <w:rsid w:val="005E5C13"/>
    <w:rsid w:val="005E6714"/>
    <w:rsid w:val="005E711E"/>
    <w:rsid w:val="005E7754"/>
    <w:rsid w:val="005F3CC5"/>
    <w:rsid w:val="005F63C5"/>
    <w:rsid w:val="00602E83"/>
    <w:rsid w:val="006032E1"/>
    <w:rsid w:val="00603DC9"/>
    <w:rsid w:val="00604DF3"/>
    <w:rsid w:val="00605C2A"/>
    <w:rsid w:val="0061248B"/>
    <w:rsid w:val="00612F4A"/>
    <w:rsid w:val="0061562F"/>
    <w:rsid w:val="00620E77"/>
    <w:rsid w:val="006268B9"/>
    <w:rsid w:val="00634374"/>
    <w:rsid w:val="00637190"/>
    <w:rsid w:val="0064404B"/>
    <w:rsid w:val="00644A8F"/>
    <w:rsid w:val="00646824"/>
    <w:rsid w:val="0064736C"/>
    <w:rsid w:val="00647646"/>
    <w:rsid w:val="00650FA3"/>
    <w:rsid w:val="00651383"/>
    <w:rsid w:val="00652E35"/>
    <w:rsid w:val="00656E05"/>
    <w:rsid w:val="00657560"/>
    <w:rsid w:val="00663565"/>
    <w:rsid w:val="006666B1"/>
    <w:rsid w:val="00667F30"/>
    <w:rsid w:val="00670D7B"/>
    <w:rsid w:val="00674255"/>
    <w:rsid w:val="00675446"/>
    <w:rsid w:val="00681745"/>
    <w:rsid w:val="0068591E"/>
    <w:rsid w:val="00695141"/>
    <w:rsid w:val="006973B5"/>
    <w:rsid w:val="00697FBF"/>
    <w:rsid w:val="006A0A36"/>
    <w:rsid w:val="006A152F"/>
    <w:rsid w:val="006A3B72"/>
    <w:rsid w:val="006A4803"/>
    <w:rsid w:val="006A64E4"/>
    <w:rsid w:val="006B0712"/>
    <w:rsid w:val="006C4C30"/>
    <w:rsid w:val="006D09A2"/>
    <w:rsid w:val="006D0ECA"/>
    <w:rsid w:val="006D35D7"/>
    <w:rsid w:val="006D3DB1"/>
    <w:rsid w:val="006D6272"/>
    <w:rsid w:val="006E51C3"/>
    <w:rsid w:val="006E7FD6"/>
    <w:rsid w:val="006F0561"/>
    <w:rsid w:val="006F3AD1"/>
    <w:rsid w:val="006F76CD"/>
    <w:rsid w:val="006F7A29"/>
    <w:rsid w:val="0070138D"/>
    <w:rsid w:val="007019EF"/>
    <w:rsid w:val="00706573"/>
    <w:rsid w:val="007070D8"/>
    <w:rsid w:val="00711FD5"/>
    <w:rsid w:val="007126AB"/>
    <w:rsid w:val="00713360"/>
    <w:rsid w:val="00715A38"/>
    <w:rsid w:val="00717230"/>
    <w:rsid w:val="007225F7"/>
    <w:rsid w:val="00723450"/>
    <w:rsid w:val="007236A1"/>
    <w:rsid w:val="00726DAE"/>
    <w:rsid w:val="00730FAA"/>
    <w:rsid w:val="00732336"/>
    <w:rsid w:val="00732A02"/>
    <w:rsid w:val="007342F9"/>
    <w:rsid w:val="007358F8"/>
    <w:rsid w:val="0074125D"/>
    <w:rsid w:val="00742A9F"/>
    <w:rsid w:val="007519C0"/>
    <w:rsid w:val="00752DCB"/>
    <w:rsid w:val="00753B83"/>
    <w:rsid w:val="007541BF"/>
    <w:rsid w:val="007613E4"/>
    <w:rsid w:val="00761CF7"/>
    <w:rsid w:val="00762C73"/>
    <w:rsid w:val="00764FE8"/>
    <w:rsid w:val="00765A4D"/>
    <w:rsid w:val="00765E12"/>
    <w:rsid w:val="00765EC6"/>
    <w:rsid w:val="00770645"/>
    <w:rsid w:val="00771F74"/>
    <w:rsid w:val="007724CD"/>
    <w:rsid w:val="007730D8"/>
    <w:rsid w:val="00775BFC"/>
    <w:rsid w:val="00784567"/>
    <w:rsid w:val="00785290"/>
    <w:rsid w:val="00786B58"/>
    <w:rsid w:val="00790A3E"/>
    <w:rsid w:val="00790C02"/>
    <w:rsid w:val="00793AEE"/>
    <w:rsid w:val="00794B52"/>
    <w:rsid w:val="00795C87"/>
    <w:rsid w:val="00796E85"/>
    <w:rsid w:val="007A022F"/>
    <w:rsid w:val="007A3AC2"/>
    <w:rsid w:val="007A59FC"/>
    <w:rsid w:val="007A5CE0"/>
    <w:rsid w:val="007A5F08"/>
    <w:rsid w:val="007A65B3"/>
    <w:rsid w:val="007B1B3B"/>
    <w:rsid w:val="007B28EA"/>
    <w:rsid w:val="007B4E56"/>
    <w:rsid w:val="007C4904"/>
    <w:rsid w:val="007C4E18"/>
    <w:rsid w:val="007C5177"/>
    <w:rsid w:val="007D2784"/>
    <w:rsid w:val="007D4587"/>
    <w:rsid w:val="007D6966"/>
    <w:rsid w:val="007D7675"/>
    <w:rsid w:val="007E00F8"/>
    <w:rsid w:val="007E0403"/>
    <w:rsid w:val="007E1D85"/>
    <w:rsid w:val="007E4189"/>
    <w:rsid w:val="007E6184"/>
    <w:rsid w:val="007F4F4F"/>
    <w:rsid w:val="007F5BA5"/>
    <w:rsid w:val="007F632F"/>
    <w:rsid w:val="00802ED7"/>
    <w:rsid w:val="008032FF"/>
    <w:rsid w:val="00803967"/>
    <w:rsid w:val="00803BE2"/>
    <w:rsid w:val="00804CF9"/>
    <w:rsid w:val="008050B6"/>
    <w:rsid w:val="00805463"/>
    <w:rsid w:val="00806013"/>
    <w:rsid w:val="00810664"/>
    <w:rsid w:val="00815BEB"/>
    <w:rsid w:val="00815FF2"/>
    <w:rsid w:val="00821D3B"/>
    <w:rsid w:val="00825E13"/>
    <w:rsid w:val="00826EB6"/>
    <w:rsid w:val="0082726E"/>
    <w:rsid w:val="008276DA"/>
    <w:rsid w:val="0083017A"/>
    <w:rsid w:val="00830C6B"/>
    <w:rsid w:val="008346B3"/>
    <w:rsid w:val="00834F01"/>
    <w:rsid w:val="00835515"/>
    <w:rsid w:val="00835748"/>
    <w:rsid w:val="008363A1"/>
    <w:rsid w:val="00836905"/>
    <w:rsid w:val="00837056"/>
    <w:rsid w:val="00837F60"/>
    <w:rsid w:val="008421F0"/>
    <w:rsid w:val="008449CC"/>
    <w:rsid w:val="008502CC"/>
    <w:rsid w:val="00850C2E"/>
    <w:rsid w:val="00851ED8"/>
    <w:rsid w:val="00852FA5"/>
    <w:rsid w:val="00854161"/>
    <w:rsid w:val="00854E83"/>
    <w:rsid w:val="008554C1"/>
    <w:rsid w:val="008576B3"/>
    <w:rsid w:val="008609BC"/>
    <w:rsid w:val="00863A46"/>
    <w:rsid w:val="00863C10"/>
    <w:rsid w:val="0086466E"/>
    <w:rsid w:val="0086502F"/>
    <w:rsid w:val="00865283"/>
    <w:rsid w:val="008654CA"/>
    <w:rsid w:val="00866A3B"/>
    <w:rsid w:val="00870906"/>
    <w:rsid w:val="00870B45"/>
    <w:rsid w:val="00871096"/>
    <w:rsid w:val="00873F50"/>
    <w:rsid w:val="00874E32"/>
    <w:rsid w:val="0087641D"/>
    <w:rsid w:val="008812FF"/>
    <w:rsid w:val="00883E4F"/>
    <w:rsid w:val="00884243"/>
    <w:rsid w:val="0088636E"/>
    <w:rsid w:val="00886B61"/>
    <w:rsid w:val="008878CC"/>
    <w:rsid w:val="0089042B"/>
    <w:rsid w:val="00891EAE"/>
    <w:rsid w:val="0089383A"/>
    <w:rsid w:val="0089447A"/>
    <w:rsid w:val="00897654"/>
    <w:rsid w:val="008979EE"/>
    <w:rsid w:val="00897AF1"/>
    <w:rsid w:val="008A017E"/>
    <w:rsid w:val="008A0B94"/>
    <w:rsid w:val="008A0BBF"/>
    <w:rsid w:val="008A188A"/>
    <w:rsid w:val="008A2B4B"/>
    <w:rsid w:val="008A5408"/>
    <w:rsid w:val="008A60B4"/>
    <w:rsid w:val="008B41A2"/>
    <w:rsid w:val="008B4FA9"/>
    <w:rsid w:val="008B67ED"/>
    <w:rsid w:val="008C090E"/>
    <w:rsid w:val="008C2662"/>
    <w:rsid w:val="008C66D0"/>
    <w:rsid w:val="008C7741"/>
    <w:rsid w:val="008D4327"/>
    <w:rsid w:val="008D4C1A"/>
    <w:rsid w:val="008D54A6"/>
    <w:rsid w:val="008E03A4"/>
    <w:rsid w:val="008E3626"/>
    <w:rsid w:val="008E5C8D"/>
    <w:rsid w:val="008F0D59"/>
    <w:rsid w:val="008F2AA4"/>
    <w:rsid w:val="008F2C25"/>
    <w:rsid w:val="008F703B"/>
    <w:rsid w:val="00900195"/>
    <w:rsid w:val="009007ED"/>
    <w:rsid w:val="00903429"/>
    <w:rsid w:val="00905CFA"/>
    <w:rsid w:val="0091103F"/>
    <w:rsid w:val="0091248A"/>
    <w:rsid w:val="00914740"/>
    <w:rsid w:val="00916143"/>
    <w:rsid w:val="00923381"/>
    <w:rsid w:val="00924723"/>
    <w:rsid w:val="00925681"/>
    <w:rsid w:val="00925F7B"/>
    <w:rsid w:val="009261AA"/>
    <w:rsid w:val="00927263"/>
    <w:rsid w:val="00930812"/>
    <w:rsid w:val="00930AA3"/>
    <w:rsid w:val="0093209A"/>
    <w:rsid w:val="009335A6"/>
    <w:rsid w:val="00933811"/>
    <w:rsid w:val="00933818"/>
    <w:rsid w:val="00933DFF"/>
    <w:rsid w:val="0094196A"/>
    <w:rsid w:val="0094303B"/>
    <w:rsid w:val="009476AE"/>
    <w:rsid w:val="009520E1"/>
    <w:rsid w:val="00953250"/>
    <w:rsid w:val="009544F5"/>
    <w:rsid w:val="00955DF7"/>
    <w:rsid w:val="009627F1"/>
    <w:rsid w:val="00966E0E"/>
    <w:rsid w:val="00970029"/>
    <w:rsid w:val="00973A60"/>
    <w:rsid w:val="0097788D"/>
    <w:rsid w:val="00980260"/>
    <w:rsid w:val="00984B45"/>
    <w:rsid w:val="00993E1E"/>
    <w:rsid w:val="00994408"/>
    <w:rsid w:val="00996918"/>
    <w:rsid w:val="009A4A98"/>
    <w:rsid w:val="009B0FF6"/>
    <w:rsid w:val="009B5F60"/>
    <w:rsid w:val="009B6A8B"/>
    <w:rsid w:val="009C0A90"/>
    <w:rsid w:val="009C6F34"/>
    <w:rsid w:val="009D1C41"/>
    <w:rsid w:val="009D22BD"/>
    <w:rsid w:val="009D2304"/>
    <w:rsid w:val="009D503E"/>
    <w:rsid w:val="009D5C46"/>
    <w:rsid w:val="009E0A71"/>
    <w:rsid w:val="009E2BA8"/>
    <w:rsid w:val="009E37CC"/>
    <w:rsid w:val="009E772A"/>
    <w:rsid w:val="009F3CFA"/>
    <w:rsid w:val="009F6B93"/>
    <w:rsid w:val="00A0021C"/>
    <w:rsid w:val="00A07013"/>
    <w:rsid w:val="00A22BC0"/>
    <w:rsid w:val="00A22F89"/>
    <w:rsid w:val="00A247F3"/>
    <w:rsid w:val="00A25C63"/>
    <w:rsid w:val="00A26173"/>
    <w:rsid w:val="00A264C2"/>
    <w:rsid w:val="00A327D5"/>
    <w:rsid w:val="00A36877"/>
    <w:rsid w:val="00A36E44"/>
    <w:rsid w:val="00A37BBD"/>
    <w:rsid w:val="00A5116C"/>
    <w:rsid w:val="00A516CC"/>
    <w:rsid w:val="00A532C1"/>
    <w:rsid w:val="00A6007A"/>
    <w:rsid w:val="00A60986"/>
    <w:rsid w:val="00A62141"/>
    <w:rsid w:val="00A62F72"/>
    <w:rsid w:val="00A64053"/>
    <w:rsid w:val="00A8291C"/>
    <w:rsid w:val="00A83AEC"/>
    <w:rsid w:val="00A84CA2"/>
    <w:rsid w:val="00A87525"/>
    <w:rsid w:val="00A916B8"/>
    <w:rsid w:val="00A97587"/>
    <w:rsid w:val="00A97C9F"/>
    <w:rsid w:val="00AA2396"/>
    <w:rsid w:val="00AB0669"/>
    <w:rsid w:val="00AB092D"/>
    <w:rsid w:val="00AC4FD5"/>
    <w:rsid w:val="00AC5D3D"/>
    <w:rsid w:val="00AC768A"/>
    <w:rsid w:val="00AD4DCB"/>
    <w:rsid w:val="00AD7BF9"/>
    <w:rsid w:val="00AE2789"/>
    <w:rsid w:val="00AE5151"/>
    <w:rsid w:val="00AE56EF"/>
    <w:rsid w:val="00AF178E"/>
    <w:rsid w:val="00AF2222"/>
    <w:rsid w:val="00AF2853"/>
    <w:rsid w:val="00AF392C"/>
    <w:rsid w:val="00AF5356"/>
    <w:rsid w:val="00AF58CE"/>
    <w:rsid w:val="00AF5998"/>
    <w:rsid w:val="00AF6DF6"/>
    <w:rsid w:val="00AF7C53"/>
    <w:rsid w:val="00AF7FD3"/>
    <w:rsid w:val="00B000ED"/>
    <w:rsid w:val="00B003A3"/>
    <w:rsid w:val="00B01537"/>
    <w:rsid w:val="00B066A6"/>
    <w:rsid w:val="00B07FB7"/>
    <w:rsid w:val="00B108F4"/>
    <w:rsid w:val="00B12D31"/>
    <w:rsid w:val="00B13E8B"/>
    <w:rsid w:val="00B151C3"/>
    <w:rsid w:val="00B16EBB"/>
    <w:rsid w:val="00B17A7F"/>
    <w:rsid w:val="00B2335B"/>
    <w:rsid w:val="00B23488"/>
    <w:rsid w:val="00B23AA9"/>
    <w:rsid w:val="00B34A2D"/>
    <w:rsid w:val="00B356A1"/>
    <w:rsid w:val="00B43F24"/>
    <w:rsid w:val="00B44BAE"/>
    <w:rsid w:val="00B44F66"/>
    <w:rsid w:val="00B50CA4"/>
    <w:rsid w:val="00B52A28"/>
    <w:rsid w:val="00B55147"/>
    <w:rsid w:val="00B60337"/>
    <w:rsid w:val="00B61954"/>
    <w:rsid w:val="00B63AD1"/>
    <w:rsid w:val="00B63FE9"/>
    <w:rsid w:val="00B67ABF"/>
    <w:rsid w:val="00B71820"/>
    <w:rsid w:val="00B75056"/>
    <w:rsid w:val="00B760BD"/>
    <w:rsid w:val="00B778B0"/>
    <w:rsid w:val="00B81B30"/>
    <w:rsid w:val="00B86B32"/>
    <w:rsid w:val="00B933A6"/>
    <w:rsid w:val="00B93CFB"/>
    <w:rsid w:val="00B94124"/>
    <w:rsid w:val="00B97185"/>
    <w:rsid w:val="00BA142D"/>
    <w:rsid w:val="00BA2BA4"/>
    <w:rsid w:val="00BA2E1E"/>
    <w:rsid w:val="00BA76C4"/>
    <w:rsid w:val="00BA7AC0"/>
    <w:rsid w:val="00BB09EF"/>
    <w:rsid w:val="00BB1BB5"/>
    <w:rsid w:val="00BB2972"/>
    <w:rsid w:val="00BB2BA0"/>
    <w:rsid w:val="00BB3067"/>
    <w:rsid w:val="00BB366C"/>
    <w:rsid w:val="00BB37D6"/>
    <w:rsid w:val="00BB3C86"/>
    <w:rsid w:val="00BB3E64"/>
    <w:rsid w:val="00BB4C30"/>
    <w:rsid w:val="00BC3C56"/>
    <w:rsid w:val="00BC3D5C"/>
    <w:rsid w:val="00BC54EC"/>
    <w:rsid w:val="00BC6F5B"/>
    <w:rsid w:val="00BD0DAC"/>
    <w:rsid w:val="00BD2691"/>
    <w:rsid w:val="00BD2D28"/>
    <w:rsid w:val="00BD3397"/>
    <w:rsid w:val="00BD53DD"/>
    <w:rsid w:val="00BD5583"/>
    <w:rsid w:val="00BE17E5"/>
    <w:rsid w:val="00BE1874"/>
    <w:rsid w:val="00BE2E70"/>
    <w:rsid w:val="00BE6A31"/>
    <w:rsid w:val="00BE6B21"/>
    <w:rsid w:val="00BE6C0B"/>
    <w:rsid w:val="00BF3C9C"/>
    <w:rsid w:val="00BF3FF3"/>
    <w:rsid w:val="00BF5101"/>
    <w:rsid w:val="00BF5F35"/>
    <w:rsid w:val="00C02133"/>
    <w:rsid w:val="00C03235"/>
    <w:rsid w:val="00C04040"/>
    <w:rsid w:val="00C04195"/>
    <w:rsid w:val="00C05F16"/>
    <w:rsid w:val="00C05F95"/>
    <w:rsid w:val="00C105C1"/>
    <w:rsid w:val="00C12147"/>
    <w:rsid w:val="00C17718"/>
    <w:rsid w:val="00C202DB"/>
    <w:rsid w:val="00C2260F"/>
    <w:rsid w:val="00C30053"/>
    <w:rsid w:val="00C43EBD"/>
    <w:rsid w:val="00C44A92"/>
    <w:rsid w:val="00C456BB"/>
    <w:rsid w:val="00C50151"/>
    <w:rsid w:val="00C51BA9"/>
    <w:rsid w:val="00C51BEA"/>
    <w:rsid w:val="00C52CC6"/>
    <w:rsid w:val="00C55D0B"/>
    <w:rsid w:val="00C55D88"/>
    <w:rsid w:val="00C57AB3"/>
    <w:rsid w:val="00C64256"/>
    <w:rsid w:val="00C7164A"/>
    <w:rsid w:val="00C725CC"/>
    <w:rsid w:val="00C75266"/>
    <w:rsid w:val="00C75C2A"/>
    <w:rsid w:val="00C77539"/>
    <w:rsid w:val="00C80834"/>
    <w:rsid w:val="00C81968"/>
    <w:rsid w:val="00C82C7E"/>
    <w:rsid w:val="00C90203"/>
    <w:rsid w:val="00C933E3"/>
    <w:rsid w:val="00C94B62"/>
    <w:rsid w:val="00C96859"/>
    <w:rsid w:val="00C9784F"/>
    <w:rsid w:val="00CA0937"/>
    <w:rsid w:val="00CA1861"/>
    <w:rsid w:val="00CA2935"/>
    <w:rsid w:val="00CB3E89"/>
    <w:rsid w:val="00CB6006"/>
    <w:rsid w:val="00CB6B1A"/>
    <w:rsid w:val="00CB714E"/>
    <w:rsid w:val="00CC007F"/>
    <w:rsid w:val="00CC50DA"/>
    <w:rsid w:val="00CC7053"/>
    <w:rsid w:val="00CC753E"/>
    <w:rsid w:val="00CC7F0F"/>
    <w:rsid w:val="00CD45C8"/>
    <w:rsid w:val="00CE04DF"/>
    <w:rsid w:val="00CE227B"/>
    <w:rsid w:val="00CE23D8"/>
    <w:rsid w:val="00CE7C55"/>
    <w:rsid w:val="00CF052B"/>
    <w:rsid w:val="00CF05C8"/>
    <w:rsid w:val="00CF06BA"/>
    <w:rsid w:val="00CF39B2"/>
    <w:rsid w:val="00CF41E8"/>
    <w:rsid w:val="00CF7FB3"/>
    <w:rsid w:val="00D006F3"/>
    <w:rsid w:val="00D00780"/>
    <w:rsid w:val="00D009B3"/>
    <w:rsid w:val="00D01567"/>
    <w:rsid w:val="00D02366"/>
    <w:rsid w:val="00D04DC0"/>
    <w:rsid w:val="00D07A95"/>
    <w:rsid w:val="00D130CD"/>
    <w:rsid w:val="00D1587B"/>
    <w:rsid w:val="00D166FF"/>
    <w:rsid w:val="00D20B4C"/>
    <w:rsid w:val="00D23A9F"/>
    <w:rsid w:val="00D24878"/>
    <w:rsid w:val="00D2552A"/>
    <w:rsid w:val="00D26CAF"/>
    <w:rsid w:val="00D3300B"/>
    <w:rsid w:val="00D36D0E"/>
    <w:rsid w:val="00D40B2C"/>
    <w:rsid w:val="00D40D11"/>
    <w:rsid w:val="00D42370"/>
    <w:rsid w:val="00D45723"/>
    <w:rsid w:val="00D45F19"/>
    <w:rsid w:val="00D4725B"/>
    <w:rsid w:val="00D53512"/>
    <w:rsid w:val="00D53793"/>
    <w:rsid w:val="00D5463A"/>
    <w:rsid w:val="00D61353"/>
    <w:rsid w:val="00D63B43"/>
    <w:rsid w:val="00D65DD0"/>
    <w:rsid w:val="00D66BCA"/>
    <w:rsid w:val="00D700CE"/>
    <w:rsid w:val="00D753D5"/>
    <w:rsid w:val="00D778B2"/>
    <w:rsid w:val="00D80A9E"/>
    <w:rsid w:val="00D82BD3"/>
    <w:rsid w:val="00D832A5"/>
    <w:rsid w:val="00D83C91"/>
    <w:rsid w:val="00D83F70"/>
    <w:rsid w:val="00D8499A"/>
    <w:rsid w:val="00D87018"/>
    <w:rsid w:val="00D91419"/>
    <w:rsid w:val="00D91C8F"/>
    <w:rsid w:val="00D9295B"/>
    <w:rsid w:val="00D9532C"/>
    <w:rsid w:val="00D979DD"/>
    <w:rsid w:val="00D97DD2"/>
    <w:rsid w:val="00DA4F59"/>
    <w:rsid w:val="00DA58FD"/>
    <w:rsid w:val="00DB057E"/>
    <w:rsid w:val="00DB22D4"/>
    <w:rsid w:val="00DB2441"/>
    <w:rsid w:val="00DB291B"/>
    <w:rsid w:val="00DB4764"/>
    <w:rsid w:val="00DB4AEF"/>
    <w:rsid w:val="00DB4DF2"/>
    <w:rsid w:val="00DB72ED"/>
    <w:rsid w:val="00DC08A7"/>
    <w:rsid w:val="00DC665C"/>
    <w:rsid w:val="00DC6883"/>
    <w:rsid w:val="00DD5892"/>
    <w:rsid w:val="00DE25EF"/>
    <w:rsid w:val="00DE2E31"/>
    <w:rsid w:val="00DE42B4"/>
    <w:rsid w:val="00DE5F5E"/>
    <w:rsid w:val="00DE5FBE"/>
    <w:rsid w:val="00DF22EE"/>
    <w:rsid w:val="00DF555C"/>
    <w:rsid w:val="00E00218"/>
    <w:rsid w:val="00E04704"/>
    <w:rsid w:val="00E06374"/>
    <w:rsid w:val="00E10C79"/>
    <w:rsid w:val="00E10D38"/>
    <w:rsid w:val="00E10E4B"/>
    <w:rsid w:val="00E12995"/>
    <w:rsid w:val="00E17E09"/>
    <w:rsid w:val="00E242F9"/>
    <w:rsid w:val="00E25F6E"/>
    <w:rsid w:val="00E27D92"/>
    <w:rsid w:val="00E34C2D"/>
    <w:rsid w:val="00E358DC"/>
    <w:rsid w:val="00E36025"/>
    <w:rsid w:val="00E3711B"/>
    <w:rsid w:val="00E40521"/>
    <w:rsid w:val="00E40672"/>
    <w:rsid w:val="00E414D6"/>
    <w:rsid w:val="00E4155A"/>
    <w:rsid w:val="00E476B9"/>
    <w:rsid w:val="00E50E40"/>
    <w:rsid w:val="00E513CC"/>
    <w:rsid w:val="00E54D09"/>
    <w:rsid w:val="00E62B96"/>
    <w:rsid w:val="00E62F28"/>
    <w:rsid w:val="00E65134"/>
    <w:rsid w:val="00E65697"/>
    <w:rsid w:val="00E72596"/>
    <w:rsid w:val="00E77340"/>
    <w:rsid w:val="00E80039"/>
    <w:rsid w:val="00E801B2"/>
    <w:rsid w:val="00E80F9A"/>
    <w:rsid w:val="00E814BE"/>
    <w:rsid w:val="00E83B3B"/>
    <w:rsid w:val="00E8636A"/>
    <w:rsid w:val="00E87B84"/>
    <w:rsid w:val="00E921A8"/>
    <w:rsid w:val="00E922E0"/>
    <w:rsid w:val="00E9787E"/>
    <w:rsid w:val="00EA1BB1"/>
    <w:rsid w:val="00EA23EC"/>
    <w:rsid w:val="00EA3131"/>
    <w:rsid w:val="00EA4FDA"/>
    <w:rsid w:val="00EA5C08"/>
    <w:rsid w:val="00EA5CE2"/>
    <w:rsid w:val="00EA7959"/>
    <w:rsid w:val="00EB18BC"/>
    <w:rsid w:val="00EB1E10"/>
    <w:rsid w:val="00EB28FE"/>
    <w:rsid w:val="00EC21FE"/>
    <w:rsid w:val="00EC6090"/>
    <w:rsid w:val="00ED214A"/>
    <w:rsid w:val="00ED672E"/>
    <w:rsid w:val="00ED6BCB"/>
    <w:rsid w:val="00EE1146"/>
    <w:rsid w:val="00EE2001"/>
    <w:rsid w:val="00EE5570"/>
    <w:rsid w:val="00EF02C6"/>
    <w:rsid w:val="00EF071A"/>
    <w:rsid w:val="00EF4302"/>
    <w:rsid w:val="00EF485A"/>
    <w:rsid w:val="00F02EB6"/>
    <w:rsid w:val="00F03D28"/>
    <w:rsid w:val="00F0412F"/>
    <w:rsid w:val="00F04CDE"/>
    <w:rsid w:val="00F05A42"/>
    <w:rsid w:val="00F067F4"/>
    <w:rsid w:val="00F129A9"/>
    <w:rsid w:val="00F13115"/>
    <w:rsid w:val="00F1450F"/>
    <w:rsid w:val="00F160EF"/>
    <w:rsid w:val="00F16982"/>
    <w:rsid w:val="00F17047"/>
    <w:rsid w:val="00F2385F"/>
    <w:rsid w:val="00F34947"/>
    <w:rsid w:val="00F506C7"/>
    <w:rsid w:val="00F52CEB"/>
    <w:rsid w:val="00F534F9"/>
    <w:rsid w:val="00F53B33"/>
    <w:rsid w:val="00F56B1D"/>
    <w:rsid w:val="00F56C66"/>
    <w:rsid w:val="00F640B1"/>
    <w:rsid w:val="00F678E3"/>
    <w:rsid w:val="00F741D8"/>
    <w:rsid w:val="00F82FF5"/>
    <w:rsid w:val="00F91801"/>
    <w:rsid w:val="00F94A80"/>
    <w:rsid w:val="00FA0381"/>
    <w:rsid w:val="00FA14DF"/>
    <w:rsid w:val="00FB1166"/>
    <w:rsid w:val="00FB2334"/>
    <w:rsid w:val="00FD05D9"/>
    <w:rsid w:val="00FD219D"/>
    <w:rsid w:val="00FE0975"/>
    <w:rsid w:val="00FE24CB"/>
    <w:rsid w:val="00FE4613"/>
    <w:rsid w:val="00FF0B78"/>
    <w:rsid w:val="00FF1B4D"/>
    <w:rsid w:val="00FF4479"/>
    <w:rsid w:val="00FF60DE"/>
    <w:rsid w:val="00FF6407"/>
    <w:rsid w:val="012958F6"/>
    <w:rsid w:val="016F27E7"/>
    <w:rsid w:val="01A52CC1"/>
    <w:rsid w:val="01F504C2"/>
    <w:rsid w:val="023006A7"/>
    <w:rsid w:val="02572AE5"/>
    <w:rsid w:val="02F76DEB"/>
    <w:rsid w:val="04074A2A"/>
    <w:rsid w:val="0444488F"/>
    <w:rsid w:val="05526FCB"/>
    <w:rsid w:val="06451A56"/>
    <w:rsid w:val="06EF7CF0"/>
    <w:rsid w:val="072F2CD8"/>
    <w:rsid w:val="07534192"/>
    <w:rsid w:val="07890DE8"/>
    <w:rsid w:val="07ED0B0D"/>
    <w:rsid w:val="07F82721"/>
    <w:rsid w:val="08903B99"/>
    <w:rsid w:val="08C52D6F"/>
    <w:rsid w:val="08F02CB9"/>
    <w:rsid w:val="090B34E3"/>
    <w:rsid w:val="09510DC4"/>
    <w:rsid w:val="095A2369"/>
    <w:rsid w:val="099F3D57"/>
    <w:rsid w:val="09C94B9B"/>
    <w:rsid w:val="09FB2DEB"/>
    <w:rsid w:val="0B22064F"/>
    <w:rsid w:val="0B5F3D37"/>
    <w:rsid w:val="0BF20D28"/>
    <w:rsid w:val="0C5B4ED4"/>
    <w:rsid w:val="0C965FB3"/>
    <w:rsid w:val="0D215B97"/>
    <w:rsid w:val="0D6E3A97"/>
    <w:rsid w:val="0D8B55C6"/>
    <w:rsid w:val="0DA601C5"/>
    <w:rsid w:val="0E134225"/>
    <w:rsid w:val="0E50408A"/>
    <w:rsid w:val="0E6C0137"/>
    <w:rsid w:val="0EA67017"/>
    <w:rsid w:val="10273C90"/>
    <w:rsid w:val="1041483A"/>
    <w:rsid w:val="10786F12"/>
    <w:rsid w:val="10830B27"/>
    <w:rsid w:val="1091203B"/>
    <w:rsid w:val="10DC6C37"/>
    <w:rsid w:val="10E478C7"/>
    <w:rsid w:val="10F1115B"/>
    <w:rsid w:val="11566901"/>
    <w:rsid w:val="11922EE2"/>
    <w:rsid w:val="12576123"/>
    <w:rsid w:val="12B32FBA"/>
    <w:rsid w:val="12BB03C6"/>
    <w:rsid w:val="13072A44"/>
    <w:rsid w:val="130E5C52"/>
    <w:rsid w:val="131C7166"/>
    <w:rsid w:val="134C5737"/>
    <w:rsid w:val="13B079DA"/>
    <w:rsid w:val="13DC75A4"/>
    <w:rsid w:val="14150A03"/>
    <w:rsid w:val="141B4B0A"/>
    <w:rsid w:val="1458496F"/>
    <w:rsid w:val="14D13334"/>
    <w:rsid w:val="15537C7E"/>
    <w:rsid w:val="158540DD"/>
    <w:rsid w:val="15B371AA"/>
    <w:rsid w:val="15F55695"/>
    <w:rsid w:val="160B1DB7"/>
    <w:rsid w:val="16225260"/>
    <w:rsid w:val="164E15A7"/>
    <w:rsid w:val="16F577B6"/>
    <w:rsid w:val="170A775C"/>
    <w:rsid w:val="17363AA3"/>
    <w:rsid w:val="175233D3"/>
    <w:rsid w:val="17D46E24"/>
    <w:rsid w:val="17F10953"/>
    <w:rsid w:val="1815568F"/>
    <w:rsid w:val="18314FC0"/>
    <w:rsid w:val="18B30A11"/>
    <w:rsid w:val="18EF6677"/>
    <w:rsid w:val="191A16BA"/>
    <w:rsid w:val="197A625B"/>
    <w:rsid w:val="19AF5431"/>
    <w:rsid w:val="1A1F47EB"/>
    <w:rsid w:val="1A21446B"/>
    <w:rsid w:val="1B165C7C"/>
    <w:rsid w:val="1C4231EC"/>
    <w:rsid w:val="1C633720"/>
    <w:rsid w:val="1CB42226"/>
    <w:rsid w:val="1D027DA6"/>
    <w:rsid w:val="1D71005A"/>
    <w:rsid w:val="1E946EB8"/>
    <w:rsid w:val="1EAF54E3"/>
    <w:rsid w:val="1EED2DCA"/>
    <w:rsid w:val="1F0152EE"/>
    <w:rsid w:val="1F4160D7"/>
    <w:rsid w:val="1F7E26B9"/>
    <w:rsid w:val="1FD35646"/>
    <w:rsid w:val="202B3AD6"/>
    <w:rsid w:val="20B44934"/>
    <w:rsid w:val="20CB235B"/>
    <w:rsid w:val="21477726"/>
    <w:rsid w:val="21836286"/>
    <w:rsid w:val="21924322"/>
    <w:rsid w:val="21C03B6C"/>
    <w:rsid w:val="21CB1EFE"/>
    <w:rsid w:val="21D44D8B"/>
    <w:rsid w:val="21F1213D"/>
    <w:rsid w:val="222B101D"/>
    <w:rsid w:val="225A62E9"/>
    <w:rsid w:val="229970D3"/>
    <w:rsid w:val="22DA20BB"/>
    <w:rsid w:val="230044F9"/>
    <w:rsid w:val="243F2C87"/>
    <w:rsid w:val="248C5304"/>
    <w:rsid w:val="24D221F6"/>
    <w:rsid w:val="25171665"/>
    <w:rsid w:val="25847A9B"/>
    <w:rsid w:val="25C50504"/>
    <w:rsid w:val="25CF0E14"/>
    <w:rsid w:val="26207919"/>
    <w:rsid w:val="26723EA0"/>
    <w:rsid w:val="269C0568"/>
    <w:rsid w:val="26E541DF"/>
    <w:rsid w:val="27015D0E"/>
    <w:rsid w:val="276756B2"/>
    <w:rsid w:val="279B048A"/>
    <w:rsid w:val="29036758"/>
    <w:rsid w:val="294739C9"/>
    <w:rsid w:val="29D335AD"/>
    <w:rsid w:val="2ACD7048"/>
    <w:rsid w:val="2AF43684"/>
    <w:rsid w:val="2B023C9F"/>
    <w:rsid w:val="2BDC1404"/>
    <w:rsid w:val="2CAE5ED9"/>
    <w:rsid w:val="2D8D3349"/>
    <w:rsid w:val="2DAA06FA"/>
    <w:rsid w:val="2E103922"/>
    <w:rsid w:val="2E144526"/>
    <w:rsid w:val="2E81295C"/>
    <w:rsid w:val="2F956FA1"/>
    <w:rsid w:val="2FE77CA5"/>
    <w:rsid w:val="306814F8"/>
    <w:rsid w:val="30A722E1"/>
    <w:rsid w:val="30EE4C54"/>
    <w:rsid w:val="314F17F5"/>
    <w:rsid w:val="321C1E43"/>
    <w:rsid w:val="32A43020"/>
    <w:rsid w:val="32F13120"/>
    <w:rsid w:val="35607A21"/>
    <w:rsid w:val="356815AA"/>
    <w:rsid w:val="35BB6E36"/>
    <w:rsid w:val="35BC1034"/>
    <w:rsid w:val="35FA219E"/>
    <w:rsid w:val="363C4E06"/>
    <w:rsid w:val="36612E47"/>
    <w:rsid w:val="37342E1F"/>
    <w:rsid w:val="378F5AB8"/>
    <w:rsid w:val="38162D99"/>
    <w:rsid w:val="38866F49"/>
    <w:rsid w:val="38BF2926"/>
    <w:rsid w:val="39022116"/>
    <w:rsid w:val="396B62C2"/>
    <w:rsid w:val="396C04C1"/>
    <w:rsid w:val="39A74E22"/>
    <w:rsid w:val="3A6464DA"/>
    <w:rsid w:val="3C8342D6"/>
    <w:rsid w:val="3CA21308"/>
    <w:rsid w:val="3CD24055"/>
    <w:rsid w:val="3DE73B9D"/>
    <w:rsid w:val="3DF641B8"/>
    <w:rsid w:val="3EC03881"/>
    <w:rsid w:val="3ED45DA4"/>
    <w:rsid w:val="3ED734A6"/>
    <w:rsid w:val="3F0355EF"/>
    <w:rsid w:val="3F92745C"/>
    <w:rsid w:val="3F9D57ED"/>
    <w:rsid w:val="3FC840B3"/>
    <w:rsid w:val="406A5E3B"/>
    <w:rsid w:val="407E4ADB"/>
    <w:rsid w:val="408234E1"/>
    <w:rsid w:val="408347E6"/>
    <w:rsid w:val="40957F84"/>
    <w:rsid w:val="411F7EE8"/>
    <w:rsid w:val="416F56E8"/>
    <w:rsid w:val="426F0B0E"/>
    <w:rsid w:val="42947A49"/>
    <w:rsid w:val="42F951EF"/>
    <w:rsid w:val="433E7EE2"/>
    <w:rsid w:val="439508F1"/>
    <w:rsid w:val="43C3013B"/>
    <w:rsid w:val="43E32BEE"/>
    <w:rsid w:val="43F25407"/>
    <w:rsid w:val="446908C9"/>
    <w:rsid w:val="456B71F2"/>
    <w:rsid w:val="45AE2F45"/>
    <w:rsid w:val="465E3302"/>
    <w:rsid w:val="46A401F3"/>
    <w:rsid w:val="46D66444"/>
    <w:rsid w:val="471E20BC"/>
    <w:rsid w:val="47874069"/>
    <w:rsid w:val="47966882"/>
    <w:rsid w:val="47E71B04"/>
    <w:rsid w:val="485C5346"/>
    <w:rsid w:val="48632753"/>
    <w:rsid w:val="487429ED"/>
    <w:rsid w:val="488F1019"/>
    <w:rsid w:val="48DB3696"/>
    <w:rsid w:val="48F254BA"/>
    <w:rsid w:val="490F4DEA"/>
    <w:rsid w:val="4A2E7440"/>
    <w:rsid w:val="4A7224B3"/>
    <w:rsid w:val="4B3621F1"/>
    <w:rsid w:val="4B652D40"/>
    <w:rsid w:val="4B745559"/>
    <w:rsid w:val="4B897A7D"/>
    <w:rsid w:val="4BC15658"/>
    <w:rsid w:val="4C484637"/>
    <w:rsid w:val="4CCD4891"/>
    <w:rsid w:val="4CE2572F"/>
    <w:rsid w:val="4CF621D2"/>
    <w:rsid w:val="4D5E08FC"/>
    <w:rsid w:val="4DA41071"/>
    <w:rsid w:val="4DBF769C"/>
    <w:rsid w:val="4DE6535D"/>
    <w:rsid w:val="4E04238F"/>
    <w:rsid w:val="4E0D199A"/>
    <w:rsid w:val="4ECB68D5"/>
    <w:rsid w:val="4EDB6B6F"/>
    <w:rsid w:val="4F1D2E5C"/>
    <w:rsid w:val="4F2B7BF3"/>
    <w:rsid w:val="4F820602"/>
    <w:rsid w:val="4FEB0F2B"/>
    <w:rsid w:val="50406436"/>
    <w:rsid w:val="508B5231"/>
    <w:rsid w:val="50ED3FD0"/>
    <w:rsid w:val="51063B27"/>
    <w:rsid w:val="51B95CA3"/>
    <w:rsid w:val="52065DA2"/>
    <w:rsid w:val="52BF774F"/>
    <w:rsid w:val="52F34726"/>
    <w:rsid w:val="52FC7328"/>
    <w:rsid w:val="531404DE"/>
    <w:rsid w:val="53171558"/>
    <w:rsid w:val="537A3705"/>
    <w:rsid w:val="53AD73D7"/>
    <w:rsid w:val="53DD7F26"/>
    <w:rsid w:val="53E72A34"/>
    <w:rsid w:val="53F01145"/>
    <w:rsid w:val="544F49E2"/>
    <w:rsid w:val="54571DEF"/>
    <w:rsid w:val="54A07C64"/>
    <w:rsid w:val="556E15B6"/>
    <w:rsid w:val="55F35093"/>
    <w:rsid w:val="56553E33"/>
    <w:rsid w:val="56685052"/>
    <w:rsid w:val="56694CD1"/>
    <w:rsid w:val="56C51B68"/>
    <w:rsid w:val="56C93DF1"/>
    <w:rsid w:val="570D35E1"/>
    <w:rsid w:val="571376E9"/>
    <w:rsid w:val="5777520F"/>
    <w:rsid w:val="57A33754"/>
    <w:rsid w:val="57A646D9"/>
    <w:rsid w:val="58160210"/>
    <w:rsid w:val="58A77AFF"/>
    <w:rsid w:val="59145F35"/>
    <w:rsid w:val="598A5B73"/>
    <w:rsid w:val="5A85128E"/>
    <w:rsid w:val="5ADB7A9F"/>
    <w:rsid w:val="5BF34CE8"/>
    <w:rsid w:val="5C80234E"/>
    <w:rsid w:val="5D2E6FEF"/>
    <w:rsid w:val="5D664BCA"/>
    <w:rsid w:val="5DCC2370"/>
    <w:rsid w:val="5DEC28A5"/>
    <w:rsid w:val="5DF32230"/>
    <w:rsid w:val="5E747306"/>
    <w:rsid w:val="5E77028A"/>
    <w:rsid w:val="5ED602A4"/>
    <w:rsid w:val="5F274BAB"/>
    <w:rsid w:val="5F4905E3"/>
    <w:rsid w:val="5FDD3055"/>
    <w:rsid w:val="5FFE3589"/>
    <w:rsid w:val="60BC4C41"/>
    <w:rsid w:val="611F6EE4"/>
    <w:rsid w:val="61786679"/>
    <w:rsid w:val="61D50F91"/>
    <w:rsid w:val="62001A55"/>
    <w:rsid w:val="622A069B"/>
    <w:rsid w:val="623B41B9"/>
    <w:rsid w:val="625F7870"/>
    <w:rsid w:val="62A57FE5"/>
    <w:rsid w:val="63045E00"/>
    <w:rsid w:val="634B3FF6"/>
    <w:rsid w:val="63B55C23"/>
    <w:rsid w:val="63E541F4"/>
    <w:rsid w:val="642B10E5"/>
    <w:rsid w:val="64BD6456"/>
    <w:rsid w:val="657E520F"/>
    <w:rsid w:val="65844B9A"/>
    <w:rsid w:val="6598163C"/>
    <w:rsid w:val="659B0B9A"/>
    <w:rsid w:val="66202D1A"/>
    <w:rsid w:val="663A6C47"/>
    <w:rsid w:val="665C6DFC"/>
    <w:rsid w:val="66DA76CA"/>
    <w:rsid w:val="670B151E"/>
    <w:rsid w:val="67547394"/>
    <w:rsid w:val="67554E15"/>
    <w:rsid w:val="67600C28"/>
    <w:rsid w:val="68095BBE"/>
    <w:rsid w:val="68133F4F"/>
    <w:rsid w:val="68153BCE"/>
    <w:rsid w:val="681B135B"/>
    <w:rsid w:val="68981FA9"/>
    <w:rsid w:val="68AE414D"/>
    <w:rsid w:val="68D92A13"/>
    <w:rsid w:val="690647DC"/>
    <w:rsid w:val="697B001E"/>
    <w:rsid w:val="697E571F"/>
    <w:rsid w:val="69E676CD"/>
    <w:rsid w:val="6AC04E32"/>
    <w:rsid w:val="6B061D23"/>
    <w:rsid w:val="6B1A4247"/>
    <w:rsid w:val="6BA73AAA"/>
    <w:rsid w:val="6BD46EF8"/>
    <w:rsid w:val="6BEC0D1C"/>
    <w:rsid w:val="6D100E7E"/>
    <w:rsid w:val="6D382F3C"/>
    <w:rsid w:val="6D42384C"/>
    <w:rsid w:val="6D9745DB"/>
    <w:rsid w:val="6DC30922"/>
    <w:rsid w:val="6E1164A3"/>
    <w:rsid w:val="6E9B2B83"/>
    <w:rsid w:val="6FA974BD"/>
    <w:rsid w:val="6FED2530"/>
    <w:rsid w:val="700A405F"/>
    <w:rsid w:val="702B7E17"/>
    <w:rsid w:val="708C3333"/>
    <w:rsid w:val="70932CBE"/>
    <w:rsid w:val="709D48D3"/>
    <w:rsid w:val="70B679FB"/>
    <w:rsid w:val="70D31529"/>
    <w:rsid w:val="70D97BAF"/>
    <w:rsid w:val="71EB4575"/>
    <w:rsid w:val="729A5612"/>
    <w:rsid w:val="731B26E8"/>
    <w:rsid w:val="731D5BEB"/>
    <w:rsid w:val="7331488C"/>
    <w:rsid w:val="739F4EC0"/>
    <w:rsid w:val="73CC6C88"/>
    <w:rsid w:val="74961BD4"/>
    <w:rsid w:val="770B4B5C"/>
    <w:rsid w:val="77234781"/>
    <w:rsid w:val="77CB7519"/>
    <w:rsid w:val="78BA6E21"/>
    <w:rsid w:val="79345466"/>
    <w:rsid w:val="793741EC"/>
    <w:rsid w:val="799F2917"/>
    <w:rsid w:val="79C54D55"/>
    <w:rsid w:val="7AC15EF1"/>
    <w:rsid w:val="7B0321DE"/>
    <w:rsid w:val="7B0940E7"/>
    <w:rsid w:val="7B170E7E"/>
    <w:rsid w:val="7B897EB9"/>
    <w:rsid w:val="7BAF5B7A"/>
    <w:rsid w:val="7BEB7F5D"/>
    <w:rsid w:val="7BFF337A"/>
    <w:rsid w:val="7C210437"/>
    <w:rsid w:val="7C5C5C93"/>
    <w:rsid w:val="7CD5595C"/>
    <w:rsid w:val="7D925D0F"/>
    <w:rsid w:val="7E541651"/>
    <w:rsid w:val="7E5C44DF"/>
    <w:rsid w:val="7EEA75C6"/>
    <w:rsid w:val="7F115287"/>
    <w:rsid w:val="7F155E8B"/>
    <w:rsid w:val="7F567F7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BF4BCE5"/>
  <w15:docId w15:val="{BBE0A991-4CCA-48E3-896F-E5A351390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99"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052B"/>
    <w:pPr>
      <w:widowControl w:val="0"/>
      <w:jc w:val="both"/>
    </w:pPr>
    <w:rPr>
      <w:rFonts w:ascii="Cambria" w:hAnsi="Cambria"/>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rsid w:val="00863C10"/>
    <w:rPr>
      <w:rFonts w:ascii="宋体"/>
      <w:sz w:val="18"/>
      <w:szCs w:val="18"/>
    </w:rPr>
  </w:style>
  <w:style w:type="paragraph" w:styleId="a4">
    <w:name w:val="annotation text"/>
    <w:basedOn w:val="a"/>
    <w:link w:val="Char0"/>
    <w:uiPriority w:val="99"/>
    <w:unhideWhenUsed/>
    <w:rsid w:val="00863C10"/>
    <w:pPr>
      <w:jc w:val="left"/>
    </w:pPr>
  </w:style>
  <w:style w:type="paragraph" w:styleId="a5">
    <w:name w:val="Balloon Text"/>
    <w:basedOn w:val="a"/>
    <w:link w:val="Char1"/>
    <w:uiPriority w:val="99"/>
    <w:unhideWhenUsed/>
    <w:rsid w:val="00863C10"/>
    <w:rPr>
      <w:sz w:val="18"/>
      <w:szCs w:val="18"/>
    </w:rPr>
  </w:style>
  <w:style w:type="paragraph" w:styleId="a6">
    <w:name w:val="footer"/>
    <w:basedOn w:val="a"/>
    <w:link w:val="Char2"/>
    <w:uiPriority w:val="99"/>
    <w:unhideWhenUsed/>
    <w:rsid w:val="00863C10"/>
    <w:pPr>
      <w:tabs>
        <w:tab w:val="center" w:pos="4153"/>
        <w:tab w:val="right" w:pos="8306"/>
      </w:tabs>
      <w:snapToGrid w:val="0"/>
      <w:jc w:val="left"/>
    </w:pPr>
    <w:rPr>
      <w:rFonts w:ascii="Calibri" w:hAnsi="Calibri"/>
      <w:sz w:val="18"/>
      <w:szCs w:val="18"/>
    </w:rPr>
  </w:style>
  <w:style w:type="paragraph" w:styleId="a7">
    <w:name w:val="header"/>
    <w:basedOn w:val="a"/>
    <w:link w:val="Char3"/>
    <w:uiPriority w:val="99"/>
    <w:unhideWhenUsed/>
    <w:rsid w:val="00863C10"/>
    <w:pPr>
      <w:pBdr>
        <w:bottom w:val="single" w:sz="6" w:space="1" w:color="auto"/>
      </w:pBdr>
      <w:tabs>
        <w:tab w:val="center" w:pos="4153"/>
        <w:tab w:val="right" w:pos="8306"/>
      </w:tabs>
      <w:snapToGrid w:val="0"/>
      <w:jc w:val="center"/>
    </w:pPr>
    <w:rPr>
      <w:rFonts w:ascii="Calibri" w:hAnsi="Calibri"/>
      <w:sz w:val="18"/>
      <w:szCs w:val="18"/>
    </w:rPr>
  </w:style>
  <w:style w:type="paragraph" w:styleId="a8">
    <w:name w:val="Title"/>
    <w:basedOn w:val="a"/>
    <w:next w:val="a"/>
    <w:link w:val="Char4"/>
    <w:uiPriority w:val="10"/>
    <w:qFormat/>
    <w:rsid w:val="00863C10"/>
    <w:pPr>
      <w:spacing w:before="240" w:after="60"/>
      <w:jc w:val="center"/>
      <w:outlineLvl w:val="0"/>
    </w:pPr>
    <w:rPr>
      <w:b/>
      <w:bCs/>
      <w:sz w:val="32"/>
      <w:szCs w:val="32"/>
    </w:rPr>
  </w:style>
  <w:style w:type="character" w:styleId="a9">
    <w:name w:val="FollowedHyperlink"/>
    <w:unhideWhenUsed/>
    <w:rsid w:val="00863C10"/>
    <w:rPr>
      <w:color w:val="000080"/>
      <w:u w:val="none"/>
    </w:rPr>
  </w:style>
  <w:style w:type="character" w:styleId="aa">
    <w:name w:val="Hyperlink"/>
    <w:unhideWhenUsed/>
    <w:rsid w:val="00863C10"/>
    <w:rPr>
      <w:color w:val="000080"/>
      <w:u w:val="none"/>
    </w:rPr>
  </w:style>
  <w:style w:type="character" w:styleId="ab">
    <w:name w:val="annotation reference"/>
    <w:uiPriority w:val="99"/>
    <w:unhideWhenUsed/>
    <w:rsid w:val="00863C10"/>
    <w:rPr>
      <w:sz w:val="21"/>
      <w:szCs w:val="21"/>
    </w:rPr>
  </w:style>
  <w:style w:type="paragraph" w:customStyle="1" w:styleId="1">
    <w:name w:val="列出段落1"/>
    <w:basedOn w:val="a"/>
    <w:uiPriority w:val="34"/>
    <w:qFormat/>
    <w:rsid w:val="00863C10"/>
    <w:pPr>
      <w:ind w:firstLineChars="200" w:firstLine="420"/>
    </w:pPr>
  </w:style>
  <w:style w:type="character" w:customStyle="1" w:styleId="Char3">
    <w:name w:val="页眉 Char"/>
    <w:link w:val="a7"/>
    <w:uiPriority w:val="99"/>
    <w:semiHidden/>
    <w:rsid w:val="00863C10"/>
    <w:rPr>
      <w:sz w:val="18"/>
      <w:szCs w:val="18"/>
    </w:rPr>
  </w:style>
  <w:style w:type="character" w:customStyle="1" w:styleId="Char2">
    <w:name w:val="页脚 Char"/>
    <w:link w:val="a6"/>
    <w:uiPriority w:val="99"/>
    <w:semiHidden/>
    <w:rsid w:val="00863C10"/>
    <w:rPr>
      <w:sz w:val="18"/>
      <w:szCs w:val="18"/>
    </w:rPr>
  </w:style>
  <w:style w:type="character" w:customStyle="1" w:styleId="Char4">
    <w:name w:val="标题 Char"/>
    <w:link w:val="a8"/>
    <w:uiPriority w:val="10"/>
    <w:rsid w:val="00863C10"/>
    <w:rPr>
      <w:rFonts w:ascii="Cambria" w:eastAsia="宋体" w:hAnsi="Cambria"/>
      <w:b/>
      <w:bCs/>
      <w:sz w:val="32"/>
      <w:szCs w:val="32"/>
    </w:rPr>
  </w:style>
  <w:style w:type="character" w:customStyle="1" w:styleId="Char1">
    <w:name w:val="批注框文本 Char"/>
    <w:link w:val="a5"/>
    <w:uiPriority w:val="99"/>
    <w:semiHidden/>
    <w:rsid w:val="00863C10"/>
    <w:rPr>
      <w:rFonts w:ascii="Cambria" w:hAnsi="Cambria"/>
      <w:sz w:val="18"/>
      <w:szCs w:val="18"/>
    </w:rPr>
  </w:style>
  <w:style w:type="character" w:customStyle="1" w:styleId="Char0">
    <w:name w:val="批注文字 Char"/>
    <w:link w:val="a4"/>
    <w:uiPriority w:val="99"/>
    <w:semiHidden/>
    <w:rsid w:val="00863C10"/>
    <w:rPr>
      <w:rFonts w:ascii="Cambria" w:hAnsi="Cambria"/>
      <w:sz w:val="24"/>
    </w:rPr>
  </w:style>
  <w:style w:type="character" w:customStyle="1" w:styleId="10">
    <w:name w:val="占位符文本1"/>
    <w:uiPriority w:val="99"/>
    <w:semiHidden/>
    <w:rsid w:val="00863C10"/>
    <w:rPr>
      <w:color w:val="808080"/>
    </w:rPr>
  </w:style>
  <w:style w:type="character" w:customStyle="1" w:styleId="Char">
    <w:name w:val="文档结构图 Char"/>
    <w:link w:val="a3"/>
    <w:uiPriority w:val="99"/>
    <w:semiHidden/>
    <w:rsid w:val="00863C10"/>
    <w:rPr>
      <w:rFonts w:ascii="宋体" w:eastAsia="宋体" w:hAnsi="Cambria"/>
      <w:sz w:val="18"/>
      <w:szCs w:val="18"/>
    </w:rPr>
  </w:style>
  <w:style w:type="character" w:customStyle="1" w:styleId="oxforddrop">
    <w:name w:val="oxford_drop"/>
    <w:rsid w:val="00863C10"/>
    <w:rPr>
      <w:sz w:val="21"/>
      <w:szCs w:val="21"/>
      <w:bdr w:val="none" w:sz="0" w:space="0" w:color="auto"/>
    </w:rPr>
  </w:style>
  <w:style w:type="character" w:customStyle="1" w:styleId="tor">
    <w:name w:val="tor"/>
    <w:basedOn w:val="a0"/>
    <w:rsid w:val="00863C10"/>
  </w:style>
  <w:style w:type="character" w:customStyle="1" w:styleId="tol">
    <w:name w:val="tol"/>
    <w:basedOn w:val="a0"/>
    <w:rsid w:val="00863C10"/>
  </w:style>
  <w:style w:type="character" w:customStyle="1" w:styleId="hover26">
    <w:name w:val="hover26"/>
    <w:rsid w:val="00863C10"/>
    <w:rPr>
      <w:b/>
      <w:color w:val="454545"/>
    </w:rPr>
  </w:style>
  <w:style w:type="paragraph" w:styleId="ac">
    <w:name w:val="annotation subject"/>
    <w:basedOn w:val="a4"/>
    <w:next w:val="a4"/>
    <w:link w:val="Char5"/>
    <w:semiHidden/>
    <w:unhideWhenUsed/>
    <w:rsid w:val="007342F9"/>
    <w:rPr>
      <w:b/>
      <w:bCs/>
    </w:rPr>
  </w:style>
  <w:style w:type="character" w:customStyle="1" w:styleId="Char5">
    <w:name w:val="批注主题 Char"/>
    <w:basedOn w:val="Char0"/>
    <w:link w:val="ac"/>
    <w:semiHidden/>
    <w:rsid w:val="007342F9"/>
    <w:rPr>
      <w:rFonts w:ascii="Cambria" w:hAnsi="Cambria"/>
      <w:b/>
      <w:bCs/>
      <w:kern w:val="2"/>
      <w:sz w:val="24"/>
      <w:szCs w:val="22"/>
    </w:rPr>
  </w:style>
  <w:style w:type="table" w:styleId="ad">
    <w:name w:val="Table Grid"/>
    <w:basedOn w:val="a1"/>
    <w:uiPriority w:val="59"/>
    <w:rsid w:val="001916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unhideWhenUsed/>
    <w:qFormat/>
    <w:rsid w:val="000566FC"/>
    <w:rPr>
      <w:rFonts w:asciiTheme="majorHAnsi" w:eastAsia="黑体" w:hAnsiTheme="majorHAnsi" w:cstheme="majorBidi"/>
      <w:sz w:val="20"/>
      <w:szCs w:val="20"/>
    </w:rPr>
  </w:style>
  <w:style w:type="paragraph" w:styleId="af">
    <w:name w:val="Revision"/>
    <w:hidden/>
    <w:uiPriority w:val="99"/>
    <w:semiHidden/>
    <w:rsid w:val="00E83B3B"/>
    <w:rPr>
      <w:rFonts w:ascii="Cambria" w:hAnsi="Cambria"/>
      <w:kern w:val="2"/>
      <w:sz w:val="24"/>
      <w:szCs w:val="22"/>
    </w:rPr>
  </w:style>
  <w:style w:type="character" w:styleId="af0">
    <w:name w:val="Placeholder Text"/>
    <w:basedOn w:val="a0"/>
    <w:uiPriority w:val="99"/>
    <w:unhideWhenUsed/>
    <w:rsid w:val="00762C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oleObject" Target="embeddings/oleObject7.bin"/><Relationship Id="rId39" Type="http://schemas.openxmlformats.org/officeDocument/2006/relationships/image" Target="media/image24.emf"/><Relationship Id="rId21" Type="http://schemas.openxmlformats.org/officeDocument/2006/relationships/image" Target="media/image9.wmf"/><Relationship Id="rId34" Type="http://schemas.openxmlformats.org/officeDocument/2006/relationships/image" Target="media/image19.emf"/><Relationship Id="rId42" Type="http://schemas.openxmlformats.org/officeDocument/2006/relationships/image" Target="media/image27.emf"/><Relationship Id="rId47" Type="http://schemas.openxmlformats.org/officeDocument/2006/relationships/image" Target="media/image31.wmf"/><Relationship Id="rId50" Type="http://schemas.openxmlformats.org/officeDocument/2006/relationships/oleObject" Target="embeddings/oleObject10.bin"/><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6.png"/><Relationship Id="rId25" Type="http://schemas.openxmlformats.org/officeDocument/2006/relationships/image" Target="media/image11.wmf"/><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oleObject" Target="embeddings/oleObject8.bin"/><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oleObject" Target="embeddings/oleObject4.bin"/><Relationship Id="rId29" Type="http://schemas.openxmlformats.org/officeDocument/2006/relationships/image" Target="media/image14.emf"/><Relationship Id="rId41" Type="http://schemas.openxmlformats.org/officeDocument/2006/relationships/image" Target="media/image26.emf"/><Relationship Id="rId54"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image" Target="media/image30.wmf"/><Relationship Id="rId53" Type="http://schemas.openxmlformats.org/officeDocument/2006/relationships/image" Target="media/image35.emf"/><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0.wmf"/><Relationship Id="rId28" Type="http://schemas.openxmlformats.org/officeDocument/2006/relationships/image" Target="media/image13.wmf"/><Relationship Id="rId36" Type="http://schemas.openxmlformats.org/officeDocument/2006/relationships/image" Target="media/image21.emf"/><Relationship Id="rId49" Type="http://schemas.openxmlformats.org/officeDocument/2006/relationships/image" Target="media/image32.wmf"/><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wmf"/><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image" Target="media/image34.emf"/><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4.wmf"/><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oleObject" Target="embeddings/oleObject9.bin"/><Relationship Id="rId56"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3.emf"/><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269EEF-9BC0-4D1C-9D5C-F26A50245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18</Pages>
  <Words>3203</Words>
  <Characters>18263</Characters>
  <Application>Microsoft Office Word</Application>
  <DocSecurity>0</DocSecurity>
  <Lines>152</Lines>
  <Paragraphs>42</Paragraphs>
  <ScaleCrop>false</ScaleCrop>
  <Company>cqu</Company>
  <LinksUpToDate>false</LinksUpToDate>
  <CharactersWithSpaces>21424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MR Image Reconstruction from undersampled measurements using local and global sparse representations</dc:title>
  <dc:creator>洪明坚</dc:creator>
  <cp:lastModifiedBy>洪明坚</cp:lastModifiedBy>
  <cp:revision>173</cp:revision>
  <dcterms:created xsi:type="dcterms:W3CDTF">2014-12-11T09:30:00Z</dcterms:created>
  <dcterms:modified xsi:type="dcterms:W3CDTF">2014-12-16T03:18:00Z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ies>
</file>